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E4E0B4" w14:textId="74AC3852" w:rsidR="009F58D2" w:rsidRDefault="00DD6F98" w:rsidP="00E60633">
      <w:pPr>
        <w:widowControl w:val="0"/>
        <w:spacing w:before="734" w:line="276" w:lineRule="auto"/>
        <w:ind w:right="-1084"/>
        <w:jc w:val="center"/>
        <w:rPr>
          <w:rFonts w:ascii="Arial" w:eastAsia="Arial" w:hAnsi="Arial" w:cs="Arial"/>
          <w:sz w:val="28"/>
          <w:szCs w:val="28"/>
        </w:rPr>
      </w:pPr>
      <w:bookmarkStart w:id="0" w:name="_heading=h.2mgxc9pnihuf" w:colFirst="0" w:colLast="0"/>
      <w:bookmarkEnd w:id="0"/>
      <w:r>
        <w:rPr>
          <w:rFonts w:ascii="Arial" w:eastAsia="Arial" w:hAnsi="Arial" w:cs="Arial"/>
          <w:sz w:val="28"/>
          <w:szCs w:val="28"/>
        </w:rPr>
        <w:t>INSTITUTO FEDERAL DE EDUCAÇÃO, CIÊNCIA E</w:t>
      </w:r>
      <w:r w:rsidR="00E60633">
        <w:rPr>
          <w:rFonts w:ascii="Arial" w:eastAsia="Arial" w:hAnsi="Arial" w:cs="Arial"/>
          <w:sz w:val="28"/>
          <w:szCs w:val="28"/>
        </w:rPr>
        <w:t xml:space="preserve"> </w:t>
      </w:r>
      <w:r>
        <w:rPr>
          <w:rFonts w:ascii="Arial" w:eastAsia="Arial" w:hAnsi="Arial" w:cs="Arial"/>
          <w:sz w:val="28"/>
          <w:szCs w:val="28"/>
        </w:rPr>
        <w:t>TECNOLOGIA DO RIO GRANDE DO NORTE</w:t>
      </w:r>
    </w:p>
    <w:p w14:paraId="728D2178" w14:textId="77777777" w:rsidR="009F58D2" w:rsidRDefault="009F58D2">
      <w:pPr>
        <w:widowControl w:val="0"/>
        <w:spacing w:before="734" w:line="276" w:lineRule="auto"/>
        <w:ind w:right="-1084"/>
        <w:rPr>
          <w:b/>
          <w:sz w:val="24"/>
          <w:szCs w:val="24"/>
        </w:rPr>
      </w:pPr>
    </w:p>
    <w:p w14:paraId="2B49EEC2" w14:textId="77777777" w:rsidR="009F58D2" w:rsidRDefault="009F58D2">
      <w:pPr>
        <w:widowControl w:val="0"/>
        <w:spacing w:before="734" w:line="276" w:lineRule="auto"/>
        <w:ind w:right="-1084"/>
        <w:rPr>
          <w:b/>
          <w:sz w:val="24"/>
          <w:szCs w:val="24"/>
        </w:rPr>
      </w:pPr>
    </w:p>
    <w:p w14:paraId="4E594D2F" w14:textId="77777777" w:rsidR="009F58D2" w:rsidRDefault="00DD6F98">
      <w:pPr>
        <w:widowControl w:val="0"/>
        <w:spacing w:before="734" w:line="276" w:lineRule="auto"/>
        <w:ind w:left="-426" w:right="-1084" w:hanging="2"/>
        <w:jc w:val="center"/>
        <w:rPr>
          <w:b/>
          <w:sz w:val="24"/>
          <w:szCs w:val="24"/>
        </w:rPr>
      </w:pPr>
      <w:r>
        <w:rPr>
          <w:b/>
          <w:sz w:val="24"/>
          <w:szCs w:val="24"/>
        </w:rPr>
        <w:t>Aplicação de informações locais</w:t>
      </w:r>
    </w:p>
    <w:p w14:paraId="4D76E64E" w14:textId="1A0376BC" w:rsidR="009F58D2" w:rsidRDefault="00DC470B" w:rsidP="00DC470B">
      <w:pPr>
        <w:pBdr>
          <w:top w:val="nil"/>
          <w:left w:val="nil"/>
          <w:bottom w:val="nil"/>
          <w:right w:val="nil"/>
          <w:between w:val="nil"/>
        </w:pBdr>
        <w:tabs>
          <w:tab w:val="left" w:pos="1440"/>
        </w:tabs>
        <w:spacing w:line="240" w:lineRule="auto"/>
        <w:ind w:left="-426" w:hanging="2"/>
        <w:jc w:val="center"/>
        <w:rPr>
          <w:color w:val="000000"/>
        </w:rPr>
      </w:pPr>
      <w:r>
        <w:rPr>
          <w:b/>
          <w:sz w:val="28"/>
          <w:szCs w:val="28"/>
        </w:rPr>
        <w:t xml:space="preserve">             </w:t>
      </w:r>
      <w:proofErr w:type="spellStart"/>
      <w:r>
        <w:rPr>
          <w:b/>
          <w:sz w:val="28"/>
          <w:szCs w:val="28"/>
        </w:rPr>
        <w:t>SisInfo</w:t>
      </w:r>
      <w:proofErr w:type="spellEnd"/>
    </w:p>
    <w:p w14:paraId="656E1600"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4B4EEBC5"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2DB7C261"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7DA8C698"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4ED7C0BC"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4609CE87"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0144EFE8"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4CB4491C"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3B6588FF"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41456B10"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1F292925"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091C2C3D"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18D9D1B1"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774E293F" w14:textId="77777777" w:rsidR="009F58D2" w:rsidRDefault="009F58D2">
      <w:pPr>
        <w:pBdr>
          <w:top w:val="nil"/>
          <w:left w:val="nil"/>
          <w:bottom w:val="nil"/>
          <w:right w:val="nil"/>
          <w:between w:val="nil"/>
        </w:pBdr>
        <w:tabs>
          <w:tab w:val="left" w:pos="1440"/>
        </w:tabs>
        <w:spacing w:line="240" w:lineRule="auto"/>
        <w:ind w:left="-426" w:hanging="2"/>
        <w:rPr>
          <w:color w:val="000000"/>
        </w:rPr>
      </w:pPr>
    </w:p>
    <w:p w14:paraId="0C914DB3" w14:textId="77777777" w:rsidR="009F58D2" w:rsidRDefault="00DD6F98">
      <w:pPr>
        <w:pBdr>
          <w:top w:val="nil"/>
          <w:left w:val="nil"/>
          <w:bottom w:val="nil"/>
          <w:right w:val="nil"/>
          <w:between w:val="nil"/>
        </w:pBdr>
        <w:tabs>
          <w:tab w:val="left" w:pos="1440"/>
        </w:tabs>
        <w:spacing w:line="240" w:lineRule="auto"/>
        <w:ind w:left="-426" w:hanging="2"/>
        <w:jc w:val="right"/>
        <w:rPr>
          <w:b/>
          <w:color w:val="000000"/>
        </w:rPr>
      </w:pPr>
      <w:r>
        <w:rPr>
          <w:b/>
          <w:color w:val="000000"/>
        </w:rPr>
        <w:t>Discentes:</w:t>
      </w:r>
    </w:p>
    <w:p w14:paraId="3D5E9096" w14:textId="77777777" w:rsidR="009F58D2" w:rsidRDefault="00DD6F98">
      <w:pPr>
        <w:pBdr>
          <w:top w:val="nil"/>
          <w:left w:val="nil"/>
          <w:bottom w:val="nil"/>
          <w:right w:val="nil"/>
          <w:between w:val="nil"/>
        </w:pBdr>
        <w:tabs>
          <w:tab w:val="left" w:pos="1440"/>
        </w:tabs>
        <w:spacing w:after="0" w:line="240" w:lineRule="auto"/>
        <w:ind w:left="-425"/>
        <w:jc w:val="right"/>
        <w:rPr>
          <w:i/>
          <w:color w:val="000000"/>
        </w:rPr>
      </w:pPr>
      <w:r>
        <w:rPr>
          <w:i/>
          <w:color w:val="000000"/>
        </w:rPr>
        <w:t>Lisiane Gonçalves da Silva</w:t>
      </w:r>
    </w:p>
    <w:p w14:paraId="6FDDAC0C" w14:textId="77777777" w:rsidR="009F58D2" w:rsidRDefault="00DD6F98">
      <w:pPr>
        <w:pBdr>
          <w:top w:val="nil"/>
          <w:left w:val="nil"/>
          <w:bottom w:val="nil"/>
          <w:right w:val="nil"/>
          <w:between w:val="nil"/>
        </w:pBdr>
        <w:tabs>
          <w:tab w:val="left" w:pos="1440"/>
        </w:tabs>
        <w:spacing w:after="0" w:line="240" w:lineRule="auto"/>
        <w:ind w:left="-425"/>
        <w:jc w:val="right"/>
        <w:rPr>
          <w:i/>
          <w:color w:val="000000"/>
        </w:rPr>
      </w:pPr>
      <w:r>
        <w:rPr>
          <w:i/>
          <w:color w:val="000000"/>
        </w:rPr>
        <w:t xml:space="preserve">Wilson </w:t>
      </w:r>
      <w:proofErr w:type="spellStart"/>
      <w:r>
        <w:rPr>
          <w:i/>
          <w:color w:val="000000"/>
        </w:rPr>
        <w:t>Patricio</w:t>
      </w:r>
      <w:proofErr w:type="spellEnd"/>
      <w:r>
        <w:rPr>
          <w:i/>
          <w:color w:val="000000"/>
        </w:rPr>
        <w:t xml:space="preserve"> de Medeiros</w:t>
      </w:r>
    </w:p>
    <w:p w14:paraId="261E353B" w14:textId="77777777" w:rsidR="009F58D2" w:rsidRDefault="00DD6F98">
      <w:pPr>
        <w:pBdr>
          <w:top w:val="nil"/>
          <w:left w:val="nil"/>
          <w:bottom w:val="nil"/>
          <w:right w:val="nil"/>
          <w:between w:val="nil"/>
        </w:pBdr>
        <w:tabs>
          <w:tab w:val="left" w:pos="1440"/>
        </w:tabs>
        <w:spacing w:after="0" w:line="240" w:lineRule="auto"/>
        <w:ind w:left="-425"/>
        <w:jc w:val="right"/>
      </w:pPr>
      <w:proofErr w:type="spellStart"/>
      <w:r>
        <w:rPr>
          <w:i/>
          <w:color w:val="000000"/>
        </w:rPr>
        <w:t>Windson</w:t>
      </w:r>
      <w:proofErr w:type="spellEnd"/>
      <w:r>
        <w:rPr>
          <w:i/>
          <w:color w:val="000000"/>
        </w:rPr>
        <w:t xml:space="preserve"> </w:t>
      </w:r>
      <w:proofErr w:type="spellStart"/>
      <w:r>
        <w:rPr>
          <w:i/>
          <w:color w:val="000000"/>
        </w:rPr>
        <w:t>Patricio</w:t>
      </w:r>
      <w:proofErr w:type="spellEnd"/>
      <w:r>
        <w:rPr>
          <w:i/>
          <w:color w:val="000000"/>
        </w:rPr>
        <w:t xml:space="preserve"> de Medeiros</w:t>
      </w:r>
    </w:p>
    <w:p w14:paraId="6FECEF6C" w14:textId="77777777" w:rsidR="009F58D2" w:rsidRDefault="00DD6F98">
      <w:r>
        <w:br w:type="page"/>
      </w:r>
    </w:p>
    <w:p w14:paraId="6FA9FE03" w14:textId="77777777" w:rsidR="009F58D2" w:rsidRDefault="009F58D2">
      <w:pPr>
        <w:pBdr>
          <w:top w:val="nil"/>
          <w:left w:val="nil"/>
          <w:bottom w:val="nil"/>
          <w:right w:val="nil"/>
          <w:between w:val="nil"/>
        </w:pBdr>
        <w:ind w:left="-426"/>
        <w:rPr>
          <w:color w:val="000000"/>
        </w:rPr>
      </w:pPr>
    </w:p>
    <w:p w14:paraId="6782BBFD" w14:textId="77777777" w:rsidR="009F58D2" w:rsidRPr="00E60633" w:rsidRDefault="00DD6F98">
      <w:pPr>
        <w:jc w:val="center"/>
        <w:rPr>
          <w:rFonts w:ascii="Arial" w:hAnsi="Arial" w:cs="Arial"/>
          <w:b/>
          <w:bCs/>
          <w:sz w:val="24"/>
          <w:szCs w:val="24"/>
        </w:rPr>
      </w:pPr>
      <w:r w:rsidRPr="00E60633">
        <w:rPr>
          <w:rFonts w:ascii="Arial" w:hAnsi="Arial" w:cs="Arial"/>
          <w:b/>
          <w:bCs/>
          <w:sz w:val="24"/>
          <w:szCs w:val="24"/>
        </w:rPr>
        <w:t>SUMARIO</w:t>
      </w:r>
    </w:p>
    <w:p w14:paraId="1D72BF57" w14:textId="77777777" w:rsidR="009F58D2" w:rsidRPr="00E60633" w:rsidRDefault="009F58D2">
      <w:pPr>
        <w:jc w:val="center"/>
        <w:rPr>
          <w:rFonts w:ascii="Arial" w:hAnsi="Arial" w:cs="Arial"/>
          <w:sz w:val="24"/>
          <w:szCs w:val="24"/>
        </w:rPr>
      </w:pPr>
    </w:p>
    <w:p w14:paraId="56232BB2" w14:textId="77777777" w:rsidR="009F58D2" w:rsidRPr="00E60633" w:rsidRDefault="009F58D2">
      <w:pPr>
        <w:jc w:val="center"/>
        <w:rPr>
          <w:rFonts w:ascii="Arial" w:hAnsi="Arial" w:cs="Arial"/>
          <w:sz w:val="24"/>
          <w:szCs w:val="24"/>
        </w:rPr>
      </w:pPr>
    </w:p>
    <w:p w14:paraId="1E502342" w14:textId="37013A4A" w:rsidR="009F58D2" w:rsidRPr="00E60633" w:rsidRDefault="00DD6F98" w:rsidP="00E60633">
      <w:pPr>
        <w:tabs>
          <w:tab w:val="right" w:leader="dot" w:pos="8392"/>
        </w:tabs>
        <w:rPr>
          <w:rFonts w:ascii="Arial" w:hAnsi="Arial" w:cs="Arial"/>
          <w:sz w:val="24"/>
          <w:szCs w:val="24"/>
        </w:rPr>
      </w:pPr>
      <w:r w:rsidRPr="00E60633">
        <w:rPr>
          <w:rFonts w:ascii="Arial" w:hAnsi="Arial" w:cs="Arial"/>
          <w:sz w:val="24"/>
          <w:szCs w:val="24"/>
        </w:rPr>
        <w:t>1.Introdução</w:t>
      </w:r>
      <w:r w:rsidRPr="00E60633">
        <w:rPr>
          <w:rFonts w:ascii="Arial" w:hAnsi="Arial" w:cs="Arial"/>
          <w:sz w:val="24"/>
          <w:szCs w:val="24"/>
        </w:rPr>
        <w:tab/>
        <w:t>3</w:t>
      </w:r>
    </w:p>
    <w:p w14:paraId="03655B6B" w14:textId="77777777" w:rsidR="009F58D2" w:rsidRPr="00E60633" w:rsidRDefault="00DD6F98" w:rsidP="00E60633">
      <w:pPr>
        <w:tabs>
          <w:tab w:val="right" w:leader="dot" w:pos="8392"/>
        </w:tabs>
        <w:rPr>
          <w:rFonts w:ascii="Arial" w:hAnsi="Arial" w:cs="Arial"/>
          <w:sz w:val="24"/>
          <w:szCs w:val="24"/>
        </w:rPr>
      </w:pPr>
      <w:r w:rsidRPr="00E60633">
        <w:rPr>
          <w:rFonts w:ascii="Arial" w:hAnsi="Arial" w:cs="Arial"/>
          <w:sz w:val="24"/>
          <w:szCs w:val="24"/>
        </w:rPr>
        <w:t>2.Problema</w:t>
      </w:r>
      <w:r w:rsidRPr="00E60633">
        <w:rPr>
          <w:rFonts w:ascii="Arial" w:hAnsi="Arial" w:cs="Arial"/>
          <w:sz w:val="24"/>
          <w:szCs w:val="24"/>
        </w:rPr>
        <w:tab/>
        <w:t>3</w:t>
      </w:r>
    </w:p>
    <w:p w14:paraId="6270D370" w14:textId="77777777" w:rsidR="009F58D2" w:rsidRPr="00E60633" w:rsidRDefault="00DD6F98" w:rsidP="00E60633">
      <w:pPr>
        <w:tabs>
          <w:tab w:val="right" w:leader="dot" w:pos="8392"/>
        </w:tabs>
        <w:rPr>
          <w:rFonts w:ascii="Arial" w:hAnsi="Arial" w:cs="Arial"/>
          <w:sz w:val="24"/>
          <w:szCs w:val="24"/>
        </w:rPr>
      </w:pPr>
      <w:r w:rsidRPr="00E60633">
        <w:rPr>
          <w:rFonts w:ascii="Arial" w:hAnsi="Arial" w:cs="Arial"/>
          <w:sz w:val="24"/>
          <w:szCs w:val="24"/>
        </w:rPr>
        <w:t>3.Escopo</w:t>
      </w:r>
      <w:r w:rsidRPr="00E60633">
        <w:rPr>
          <w:rFonts w:ascii="Arial" w:hAnsi="Arial" w:cs="Arial"/>
          <w:sz w:val="24"/>
          <w:szCs w:val="24"/>
        </w:rPr>
        <w:tab/>
        <w:t>3</w:t>
      </w:r>
    </w:p>
    <w:p w14:paraId="1D6C590A" w14:textId="29672ABF" w:rsidR="009F58D2" w:rsidRPr="00E60633" w:rsidRDefault="00DD6F98" w:rsidP="00E60633">
      <w:pPr>
        <w:tabs>
          <w:tab w:val="right" w:leader="dot" w:pos="8392"/>
        </w:tabs>
        <w:rPr>
          <w:rFonts w:ascii="Arial" w:hAnsi="Arial" w:cs="Arial"/>
          <w:sz w:val="24"/>
          <w:szCs w:val="24"/>
        </w:rPr>
      </w:pPr>
      <w:r w:rsidRPr="00E60633">
        <w:rPr>
          <w:rFonts w:ascii="Arial" w:hAnsi="Arial" w:cs="Arial"/>
          <w:sz w:val="24"/>
          <w:szCs w:val="24"/>
        </w:rPr>
        <w:t>4.Requisitos</w:t>
      </w:r>
      <w:r w:rsidRPr="00E60633">
        <w:rPr>
          <w:rFonts w:ascii="Arial" w:hAnsi="Arial" w:cs="Arial"/>
          <w:sz w:val="24"/>
          <w:szCs w:val="24"/>
        </w:rPr>
        <w:tab/>
      </w:r>
      <w:r w:rsidR="00DC7F4A">
        <w:rPr>
          <w:rFonts w:ascii="Arial" w:hAnsi="Arial" w:cs="Arial"/>
          <w:sz w:val="24"/>
          <w:szCs w:val="24"/>
        </w:rPr>
        <w:t>5</w:t>
      </w:r>
    </w:p>
    <w:p w14:paraId="447B9316" w14:textId="544BACDA" w:rsidR="00DD6F98" w:rsidRDefault="00DD6F98" w:rsidP="00E60633">
      <w:pPr>
        <w:tabs>
          <w:tab w:val="right" w:leader="dot" w:pos="8392"/>
        </w:tabs>
        <w:rPr>
          <w:rFonts w:ascii="Arial" w:hAnsi="Arial" w:cs="Arial"/>
          <w:sz w:val="24"/>
          <w:szCs w:val="24"/>
        </w:rPr>
      </w:pPr>
      <w:r w:rsidRPr="00E60633">
        <w:rPr>
          <w:rFonts w:ascii="Arial" w:hAnsi="Arial" w:cs="Arial"/>
          <w:sz w:val="24"/>
          <w:szCs w:val="24"/>
        </w:rPr>
        <w:t>5.</w:t>
      </w:r>
      <w:r>
        <w:rPr>
          <w:rFonts w:ascii="Arial" w:hAnsi="Arial" w:cs="Arial"/>
          <w:sz w:val="24"/>
          <w:szCs w:val="24"/>
        </w:rPr>
        <w:t>Casos de Uso</w:t>
      </w:r>
      <w:r>
        <w:rPr>
          <w:rFonts w:ascii="Arial" w:hAnsi="Arial" w:cs="Arial"/>
          <w:sz w:val="24"/>
          <w:szCs w:val="24"/>
        </w:rPr>
        <w:tab/>
      </w:r>
      <w:r w:rsidR="00C77E01">
        <w:rPr>
          <w:rFonts w:ascii="Arial" w:hAnsi="Arial" w:cs="Arial"/>
          <w:sz w:val="24"/>
          <w:szCs w:val="24"/>
        </w:rPr>
        <w:t>7</w:t>
      </w:r>
    </w:p>
    <w:p w14:paraId="21D1D8DE" w14:textId="77777777" w:rsidR="00C77E01" w:rsidRDefault="00DD6F98" w:rsidP="00E60633">
      <w:pPr>
        <w:tabs>
          <w:tab w:val="right" w:leader="dot" w:pos="8392"/>
        </w:tabs>
        <w:rPr>
          <w:rFonts w:ascii="Arial" w:hAnsi="Arial" w:cs="Arial"/>
          <w:sz w:val="24"/>
          <w:szCs w:val="24"/>
        </w:rPr>
      </w:pPr>
      <w:r>
        <w:rPr>
          <w:rFonts w:ascii="Arial" w:hAnsi="Arial" w:cs="Arial"/>
          <w:sz w:val="24"/>
          <w:szCs w:val="24"/>
        </w:rPr>
        <w:t>6.</w:t>
      </w:r>
      <w:r w:rsidR="00DC7F4A" w:rsidRPr="00E60633">
        <w:rPr>
          <w:rFonts w:ascii="Arial" w:hAnsi="Arial" w:cs="Arial"/>
          <w:sz w:val="24"/>
          <w:szCs w:val="24"/>
        </w:rPr>
        <w:t>Análise</w:t>
      </w:r>
      <w:r w:rsidRPr="00E60633">
        <w:rPr>
          <w:rFonts w:ascii="Arial" w:hAnsi="Arial" w:cs="Arial"/>
          <w:sz w:val="24"/>
          <w:szCs w:val="24"/>
        </w:rPr>
        <w:t xml:space="preserve"> de Risco</w:t>
      </w:r>
      <w:r w:rsidR="00E60633">
        <w:rPr>
          <w:rFonts w:ascii="Arial" w:hAnsi="Arial" w:cs="Arial"/>
          <w:sz w:val="24"/>
          <w:szCs w:val="24"/>
        </w:rPr>
        <w:tab/>
      </w:r>
      <w:r w:rsidR="00C77E01">
        <w:rPr>
          <w:rFonts w:ascii="Arial" w:hAnsi="Arial" w:cs="Arial"/>
          <w:sz w:val="24"/>
          <w:szCs w:val="24"/>
        </w:rPr>
        <w:t>8</w:t>
      </w:r>
    </w:p>
    <w:p w14:paraId="56D67EA4" w14:textId="77777777" w:rsidR="00C77E01" w:rsidRDefault="00C77E01" w:rsidP="00E60633">
      <w:pPr>
        <w:tabs>
          <w:tab w:val="right" w:leader="dot" w:pos="8392"/>
        </w:tabs>
        <w:rPr>
          <w:rFonts w:ascii="Arial" w:hAnsi="Arial" w:cs="Arial"/>
          <w:sz w:val="24"/>
          <w:szCs w:val="24"/>
        </w:rPr>
      </w:pPr>
      <w:r>
        <w:rPr>
          <w:rFonts w:ascii="Arial" w:hAnsi="Arial" w:cs="Arial"/>
          <w:sz w:val="24"/>
          <w:szCs w:val="24"/>
        </w:rPr>
        <w:t>7.Protótipo Visual ..............................................................................................10</w:t>
      </w:r>
    </w:p>
    <w:p w14:paraId="0A8BB6EE" w14:textId="32C400BB" w:rsidR="00C77E01" w:rsidRDefault="00C77E01" w:rsidP="00E60633">
      <w:pPr>
        <w:tabs>
          <w:tab w:val="right" w:leader="dot" w:pos="8392"/>
        </w:tabs>
        <w:rPr>
          <w:rFonts w:ascii="Arial" w:hAnsi="Arial" w:cs="Arial"/>
          <w:sz w:val="24"/>
          <w:szCs w:val="24"/>
        </w:rPr>
      </w:pPr>
      <w:r>
        <w:rPr>
          <w:rFonts w:ascii="Arial" w:hAnsi="Arial" w:cs="Arial"/>
          <w:sz w:val="24"/>
          <w:szCs w:val="24"/>
        </w:rPr>
        <w:t>8.Análise de Ponto de Função ..........................................................................12</w:t>
      </w:r>
    </w:p>
    <w:p w14:paraId="6B440A04" w14:textId="5CB5ED7F" w:rsidR="00C77E01" w:rsidRDefault="00C77E01" w:rsidP="00E60633">
      <w:pPr>
        <w:tabs>
          <w:tab w:val="right" w:leader="dot" w:pos="8392"/>
        </w:tabs>
        <w:rPr>
          <w:rFonts w:ascii="Arial" w:hAnsi="Arial" w:cs="Arial"/>
          <w:sz w:val="24"/>
          <w:szCs w:val="24"/>
        </w:rPr>
      </w:pPr>
      <w:r>
        <w:rPr>
          <w:rFonts w:ascii="Arial" w:hAnsi="Arial" w:cs="Arial"/>
          <w:sz w:val="24"/>
          <w:szCs w:val="24"/>
        </w:rPr>
        <w:t>9.Tempo Previsto ..............................................................................................13</w:t>
      </w:r>
    </w:p>
    <w:p w14:paraId="3ACED6D4" w14:textId="1E62D519" w:rsidR="00C77E01" w:rsidRDefault="00C77E01" w:rsidP="00E60633">
      <w:pPr>
        <w:tabs>
          <w:tab w:val="right" w:leader="dot" w:pos="8392"/>
        </w:tabs>
        <w:rPr>
          <w:rFonts w:ascii="Arial" w:hAnsi="Arial" w:cs="Arial"/>
          <w:sz w:val="24"/>
          <w:szCs w:val="24"/>
        </w:rPr>
      </w:pPr>
      <w:r>
        <w:rPr>
          <w:rFonts w:ascii="Arial" w:hAnsi="Arial" w:cs="Arial"/>
          <w:sz w:val="24"/>
          <w:szCs w:val="24"/>
        </w:rPr>
        <w:t>10. Custo estimado ...........................................................................................14</w:t>
      </w:r>
    </w:p>
    <w:p w14:paraId="60A096F1" w14:textId="5A9F34AE" w:rsidR="009F58D2" w:rsidRPr="00E60633" w:rsidRDefault="00C77E01" w:rsidP="00E60633">
      <w:pPr>
        <w:tabs>
          <w:tab w:val="right" w:leader="dot" w:pos="8392"/>
        </w:tabs>
        <w:rPr>
          <w:rFonts w:ascii="Arial" w:hAnsi="Arial" w:cs="Arial"/>
          <w:sz w:val="24"/>
          <w:szCs w:val="24"/>
        </w:rPr>
      </w:pPr>
      <w:r>
        <w:rPr>
          <w:rFonts w:ascii="Arial" w:hAnsi="Arial" w:cs="Arial"/>
          <w:sz w:val="24"/>
          <w:szCs w:val="24"/>
        </w:rPr>
        <w:t>11 Cronograma de desenvolvimento ................................................................15</w:t>
      </w:r>
      <w:r w:rsidR="00DD6F98" w:rsidRPr="00E60633">
        <w:rPr>
          <w:rFonts w:ascii="Arial" w:hAnsi="Arial" w:cs="Arial"/>
          <w:sz w:val="24"/>
          <w:szCs w:val="24"/>
        </w:rPr>
        <w:br w:type="page"/>
      </w:r>
    </w:p>
    <w:p w14:paraId="0BCB923E" w14:textId="77777777" w:rsidR="009F58D2" w:rsidRPr="00E60633" w:rsidRDefault="009F58D2">
      <w:pPr>
        <w:tabs>
          <w:tab w:val="right" w:pos="8392"/>
          <w:tab w:val="right" w:pos="8504"/>
        </w:tabs>
        <w:rPr>
          <w:rFonts w:ascii="Arial" w:hAnsi="Arial" w:cs="Arial"/>
          <w:sz w:val="24"/>
          <w:szCs w:val="24"/>
        </w:rPr>
      </w:pPr>
    </w:p>
    <w:p w14:paraId="1BB5FD36" w14:textId="77777777" w:rsidR="009F58D2" w:rsidRPr="00E60633" w:rsidRDefault="009F58D2">
      <w:pPr>
        <w:pBdr>
          <w:top w:val="nil"/>
          <w:left w:val="nil"/>
          <w:bottom w:val="nil"/>
          <w:right w:val="nil"/>
          <w:between w:val="nil"/>
        </w:pBdr>
        <w:spacing w:after="0"/>
        <w:ind w:left="-426"/>
        <w:rPr>
          <w:rFonts w:ascii="Arial" w:hAnsi="Arial" w:cs="Arial"/>
          <w:color w:val="000000"/>
          <w:sz w:val="24"/>
          <w:szCs w:val="24"/>
        </w:rPr>
      </w:pPr>
    </w:p>
    <w:p w14:paraId="2FBFCC4C" w14:textId="77777777" w:rsidR="009F58D2" w:rsidRPr="00E60633" w:rsidRDefault="009F58D2">
      <w:pPr>
        <w:pBdr>
          <w:top w:val="nil"/>
          <w:left w:val="nil"/>
          <w:bottom w:val="nil"/>
          <w:right w:val="nil"/>
          <w:between w:val="nil"/>
        </w:pBdr>
        <w:spacing w:after="0"/>
        <w:ind w:left="-426"/>
        <w:rPr>
          <w:rFonts w:ascii="Arial" w:hAnsi="Arial" w:cs="Arial"/>
          <w:color w:val="000000"/>
          <w:sz w:val="24"/>
          <w:szCs w:val="24"/>
        </w:rPr>
      </w:pPr>
    </w:p>
    <w:p w14:paraId="6C0D449E" w14:textId="77777777" w:rsidR="009F58D2" w:rsidRPr="00E60633" w:rsidRDefault="009F58D2">
      <w:pPr>
        <w:pBdr>
          <w:top w:val="nil"/>
          <w:left w:val="nil"/>
          <w:bottom w:val="nil"/>
          <w:right w:val="nil"/>
          <w:between w:val="nil"/>
        </w:pBdr>
        <w:spacing w:after="0"/>
        <w:ind w:left="-426"/>
        <w:rPr>
          <w:rFonts w:ascii="Arial" w:hAnsi="Arial" w:cs="Arial"/>
          <w:color w:val="000000"/>
          <w:sz w:val="24"/>
          <w:szCs w:val="24"/>
        </w:rPr>
      </w:pPr>
    </w:p>
    <w:p w14:paraId="540E4667" w14:textId="77777777" w:rsidR="009F58D2" w:rsidRPr="00E60633" w:rsidRDefault="009F58D2">
      <w:pPr>
        <w:pBdr>
          <w:top w:val="nil"/>
          <w:left w:val="nil"/>
          <w:bottom w:val="nil"/>
          <w:right w:val="nil"/>
          <w:between w:val="nil"/>
        </w:pBdr>
        <w:spacing w:after="0"/>
        <w:ind w:left="-426"/>
        <w:rPr>
          <w:rFonts w:ascii="Arial" w:hAnsi="Arial" w:cs="Arial"/>
          <w:color w:val="000000"/>
          <w:sz w:val="24"/>
          <w:szCs w:val="24"/>
        </w:rPr>
      </w:pPr>
    </w:p>
    <w:p w14:paraId="42AFB190" w14:textId="4A163782" w:rsidR="009F58D2" w:rsidRPr="002819CE" w:rsidRDefault="00DD6F98" w:rsidP="002819CE">
      <w:pPr>
        <w:pStyle w:val="PargrafodaLista"/>
        <w:numPr>
          <w:ilvl w:val="0"/>
          <w:numId w:val="4"/>
        </w:numPr>
        <w:pBdr>
          <w:top w:val="nil"/>
          <w:left w:val="nil"/>
          <w:bottom w:val="nil"/>
          <w:right w:val="nil"/>
          <w:between w:val="nil"/>
        </w:pBdr>
        <w:spacing w:after="0"/>
        <w:rPr>
          <w:rFonts w:ascii="Arial" w:hAnsi="Arial" w:cs="Arial"/>
          <w:b/>
          <w:color w:val="000000"/>
          <w:sz w:val="24"/>
          <w:szCs w:val="24"/>
        </w:rPr>
      </w:pPr>
      <w:r w:rsidRPr="002819CE">
        <w:rPr>
          <w:rFonts w:ascii="Arial" w:hAnsi="Arial" w:cs="Arial"/>
          <w:b/>
          <w:color w:val="000000"/>
          <w:sz w:val="24"/>
          <w:szCs w:val="24"/>
        </w:rPr>
        <w:t>Introdução</w:t>
      </w:r>
    </w:p>
    <w:p w14:paraId="6C65717A" w14:textId="77777777" w:rsidR="00E60633" w:rsidRPr="00E60633" w:rsidRDefault="00E60633" w:rsidP="002819CE">
      <w:pPr>
        <w:pBdr>
          <w:top w:val="nil"/>
          <w:left w:val="nil"/>
          <w:bottom w:val="nil"/>
          <w:right w:val="nil"/>
          <w:between w:val="nil"/>
        </w:pBdr>
        <w:spacing w:after="0"/>
        <w:rPr>
          <w:rFonts w:ascii="Arial" w:hAnsi="Arial" w:cs="Arial"/>
          <w:b/>
          <w:color w:val="000000"/>
          <w:sz w:val="24"/>
          <w:szCs w:val="24"/>
        </w:rPr>
      </w:pPr>
    </w:p>
    <w:p w14:paraId="693BBA7A" w14:textId="5137A2DB" w:rsidR="009F58D2" w:rsidRPr="00E60633" w:rsidRDefault="00DD6F98" w:rsidP="002819CE">
      <w:pPr>
        <w:pBdr>
          <w:top w:val="nil"/>
          <w:left w:val="nil"/>
          <w:bottom w:val="nil"/>
          <w:right w:val="nil"/>
          <w:between w:val="nil"/>
        </w:pBdr>
        <w:ind w:firstLine="720"/>
        <w:jc w:val="both"/>
        <w:rPr>
          <w:rFonts w:ascii="Arial" w:hAnsi="Arial" w:cs="Arial"/>
          <w:color w:val="000000"/>
          <w:sz w:val="24"/>
          <w:szCs w:val="24"/>
        </w:rPr>
      </w:pPr>
      <w:r w:rsidRPr="00E60633">
        <w:rPr>
          <w:rFonts w:ascii="Arial" w:hAnsi="Arial" w:cs="Arial"/>
          <w:color w:val="000000"/>
          <w:sz w:val="24"/>
          <w:szCs w:val="24"/>
        </w:rPr>
        <w:t xml:space="preserve">O projeto a ser desenvolvido refere-se a uma aplicação de informações locais denominado </w:t>
      </w:r>
      <w:proofErr w:type="spellStart"/>
      <w:r w:rsidR="00DC470B">
        <w:rPr>
          <w:rFonts w:ascii="Arial" w:hAnsi="Arial" w:cs="Arial"/>
          <w:color w:val="000000"/>
          <w:sz w:val="24"/>
          <w:szCs w:val="24"/>
        </w:rPr>
        <w:t>SisInfo</w:t>
      </w:r>
      <w:proofErr w:type="spellEnd"/>
      <w:r w:rsidRPr="00E60633">
        <w:rPr>
          <w:rFonts w:ascii="Arial" w:hAnsi="Arial" w:cs="Arial"/>
          <w:color w:val="000000"/>
          <w:sz w:val="24"/>
          <w:szCs w:val="24"/>
        </w:rPr>
        <w:t xml:space="preserve">. O sistema oferecerá ao usuário informações sobre opções de lugares, clima, horário de funcionamento de estabelecimentos comerciais localizados na região onde o usuário se encontra. </w:t>
      </w:r>
    </w:p>
    <w:p w14:paraId="336DBA01" w14:textId="77777777" w:rsidR="009F58D2" w:rsidRPr="00E60633" w:rsidRDefault="009F58D2" w:rsidP="002819CE">
      <w:pPr>
        <w:jc w:val="both"/>
        <w:rPr>
          <w:rFonts w:ascii="Arial" w:hAnsi="Arial" w:cs="Arial"/>
          <w:sz w:val="24"/>
          <w:szCs w:val="24"/>
        </w:rPr>
      </w:pPr>
    </w:p>
    <w:p w14:paraId="1385907B" w14:textId="07BCE53A" w:rsidR="009F58D2" w:rsidRPr="002819CE" w:rsidRDefault="00DD6F98" w:rsidP="002819CE">
      <w:pPr>
        <w:pStyle w:val="PargrafodaLista"/>
        <w:numPr>
          <w:ilvl w:val="0"/>
          <w:numId w:val="4"/>
        </w:numPr>
        <w:pBdr>
          <w:top w:val="nil"/>
          <w:left w:val="nil"/>
          <w:bottom w:val="nil"/>
          <w:right w:val="nil"/>
          <w:between w:val="nil"/>
        </w:pBdr>
        <w:spacing w:after="0"/>
        <w:jc w:val="both"/>
        <w:rPr>
          <w:rFonts w:ascii="Arial" w:hAnsi="Arial" w:cs="Arial"/>
          <w:b/>
          <w:color w:val="000000"/>
          <w:sz w:val="24"/>
          <w:szCs w:val="24"/>
        </w:rPr>
      </w:pPr>
      <w:r w:rsidRPr="002819CE">
        <w:rPr>
          <w:rFonts w:ascii="Arial" w:hAnsi="Arial" w:cs="Arial"/>
          <w:b/>
          <w:color w:val="000000"/>
          <w:sz w:val="24"/>
          <w:szCs w:val="24"/>
        </w:rPr>
        <w:t xml:space="preserve">Problema: </w:t>
      </w:r>
    </w:p>
    <w:p w14:paraId="0604898A" w14:textId="77777777" w:rsidR="009F58D2" w:rsidRPr="00E60633" w:rsidRDefault="009F58D2" w:rsidP="002819CE">
      <w:pPr>
        <w:pBdr>
          <w:top w:val="nil"/>
          <w:left w:val="nil"/>
          <w:bottom w:val="nil"/>
          <w:right w:val="nil"/>
          <w:between w:val="nil"/>
        </w:pBdr>
        <w:spacing w:after="0"/>
        <w:jc w:val="both"/>
        <w:rPr>
          <w:rFonts w:ascii="Arial" w:hAnsi="Arial" w:cs="Arial"/>
          <w:color w:val="000000"/>
          <w:sz w:val="24"/>
          <w:szCs w:val="24"/>
        </w:rPr>
      </w:pPr>
    </w:p>
    <w:p w14:paraId="771D3837" w14:textId="77777777" w:rsidR="009F58D2" w:rsidRPr="00E60633" w:rsidRDefault="00DD6F98" w:rsidP="002819CE">
      <w:pPr>
        <w:pBdr>
          <w:top w:val="nil"/>
          <w:left w:val="nil"/>
          <w:bottom w:val="nil"/>
          <w:right w:val="nil"/>
          <w:between w:val="nil"/>
        </w:pBdr>
        <w:ind w:firstLine="720"/>
        <w:jc w:val="both"/>
        <w:rPr>
          <w:rFonts w:ascii="Arial" w:eastAsia="Arial" w:hAnsi="Arial" w:cs="Arial"/>
          <w:color w:val="202124"/>
          <w:sz w:val="24"/>
          <w:szCs w:val="24"/>
          <w:highlight w:val="white"/>
        </w:rPr>
      </w:pPr>
      <w:r w:rsidRPr="00E60633">
        <w:rPr>
          <w:rFonts w:ascii="Arial" w:hAnsi="Arial" w:cs="Arial"/>
          <w:color w:val="000000"/>
          <w:sz w:val="24"/>
          <w:szCs w:val="24"/>
        </w:rPr>
        <w:t xml:space="preserve">Pessoas que gostam ou precisam viajar, geralmente encontram algumas dificuldades em se situar em determinados locais, essas dificuldades muitas vezes se dão pelo fato de ser um local desconhecido. Pensando numa melhor comodidade optou-se pela criação de um sistema que </w:t>
      </w:r>
      <w:r w:rsidRPr="00E60633">
        <w:rPr>
          <w:rFonts w:ascii="Arial" w:eastAsia="Arial" w:hAnsi="Arial" w:cs="Arial"/>
          <w:color w:val="202124"/>
          <w:sz w:val="24"/>
          <w:szCs w:val="24"/>
          <w:highlight w:val="white"/>
        </w:rPr>
        <w:t>apresenta informações completas sobre o local informado, tais como: clima, endereços e horários de funcionamento dos estabelecimentos mais próximos, além de realizar a divulgação dos próprios estabelecimentos, dando-lhes maior visibilidade do seu comércio para os usuários.</w:t>
      </w:r>
    </w:p>
    <w:p w14:paraId="0CDFCC08" w14:textId="77777777" w:rsidR="002819CE" w:rsidRDefault="002819CE" w:rsidP="002819CE">
      <w:pPr>
        <w:pBdr>
          <w:top w:val="nil"/>
          <w:left w:val="nil"/>
          <w:bottom w:val="nil"/>
          <w:right w:val="nil"/>
          <w:between w:val="nil"/>
        </w:pBdr>
        <w:spacing w:after="0"/>
        <w:jc w:val="both"/>
        <w:rPr>
          <w:rFonts w:ascii="Arial" w:eastAsia="Arial" w:hAnsi="Arial" w:cs="Arial"/>
          <w:color w:val="202124"/>
          <w:sz w:val="24"/>
          <w:szCs w:val="24"/>
        </w:rPr>
      </w:pPr>
    </w:p>
    <w:p w14:paraId="76403DBC" w14:textId="0FAE604B" w:rsidR="009F58D2" w:rsidRPr="002819CE" w:rsidRDefault="00DD6F98" w:rsidP="002819CE">
      <w:pPr>
        <w:pStyle w:val="PargrafodaLista"/>
        <w:numPr>
          <w:ilvl w:val="0"/>
          <w:numId w:val="4"/>
        </w:numPr>
        <w:pBdr>
          <w:top w:val="nil"/>
          <w:left w:val="nil"/>
          <w:bottom w:val="nil"/>
          <w:right w:val="nil"/>
          <w:between w:val="nil"/>
        </w:pBdr>
        <w:spacing w:after="0"/>
        <w:jc w:val="both"/>
        <w:rPr>
          <w:rFonts w:ascii="Arial" w:eastAsia="Arial" w:hAnsi="Arial" w:cs="Arial"/>
          <w:b/>
          <w:color w:val="202124"/>
          <w:sz w:val="24"/>
          <w:szCs w:val="24"/>
          <w:highlight w:val="white"/>
        </w:rPr>
      </w:pPr>
      <w:r w:rsidRPr="002819CE">
        <w:rPr>
          <w:rFonts w:ascii="Arial" w:hAnsi="Arial" w:cs="Arial"/>
          <w:b/>
          <w:sz w:val="24"/>
          <w:szCs w:val="24"/>
        </w:rPr>
        <w:t>Escopo:</w:t>
      </w:r>
    </w:p>
    <w:p w14:paraId="5F15B5A9" w14:textId="77777777" w:rsidR="009F58D2" w:rsidRPr="00E60633" w:rsidRDefault="009F58D2"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5EE6FEA4" w14:textId="77777777" w:rsidR="009F58D2" w:rsidRPr="00E60633" w:rsidRDefault="00DD6F98" w:rsidP="00CA76BF">
      <w:pPr>
        <w:pBdr>
          <w:top w:val="nil"/>
          <w:left w:val="nil"/>
          <w:bottom w:val="nil"/>
          <w:right w:val="nil"/>
          <w:between w:val="nil"/>
        </w:pBdr>
        <w:spacing w:after="0"/>
        <w:ind w:firstLine="360"/>
        <w:jc w:val="both"/>
        <w:rPr>
          <w:rFonts w:ascii="Arial" w:eastAsia="Arial" w:hAnsi="Arial" w:cs="Arial"/>
          <w:color w:val="202124"/>
          <w:sz w:val="24"/>
          <w:szCs w:val="24"/>
          <w:highlight w:val="white"/>
        </w:rPr>
      </w:pPr>
      <w:r w:rsidRPr="00E60633">
        <w:rPr>
          <w:rFonts w:ascii="Arial" w:eastAsia="Arial" w:hAnsi="Arial" w:cs="Arial"/>
          <w:color w:val="202124"/>
          <w:sz w:val="24"/>
          <w:szCs w:val="24"/>
          <w:highlight w:val="white"/>
        </w:rPr>
        <w:t>Será utilizada uma infraestrutura distribuída para organização e tratamento de envio e recebimentos de dados. Será desenvolvido para plataforma WEB, que poderá ser acessado no computador e no celular a partir de um navegador.</w:t>
      </w:r>
    </w:p>
    <w:p w14:paraId="5EC3C925" w14:textId="5A2D551D" w:rsidR="009F58D2" w:rsidRPr="00E60633" w:rsidRDefault="00DD6F98" w:rsidP="002819CE">
      <w:pPr>
        <w:pBdr>
          <w:top w:val="nil"/>
          <w:left w:val="nil"/>
          <w:bottom w:val="nil"/>
          <w:right w:val="nil"/>
          <w:between w:val="nil"/>
        </w:pBdr>
        <w:spacing w:after="0"/>
        <w:jc w:val="both"/>
        <w:rPr>
          <w:rFonts w:ascii="Arial" w:eastAsia="Arial" w:hAnsi="Arial" w:cs="Arial"/>
          <w:color w:val="202124"/>
          <w:sz w:val="24"/>
          <w:szCs w:val="24"/>
          <w:highlight w:val="white"/>
        </w:rPr>
      </w:pPr>
      <w:r w:rsidRPr="00E60633">
        <w:rPr>
          <w:rFonts w:ascii="Arial" w:eastAsia="Arial" w:hAnsi="Arial" w:cs="Arial"/>
          <w:color w:val="202124"/>
          <w:sz w:val="24"/>
          <w:szCs w:val="24"/>
          <w:highlight w:val="white"/>
        </w:rPr>
        <w:t xml:space="preserve"> </w:t>
      </w:r>
      <w:r w:rsidR="00CA76BF">
        <w:rPr>
          <w:rFonts w:ascii="Arial" w:eastAsia="Arial" w:hAnsi="Arial" w:cs="Arial"/>
          <w:color w:val="202124"/>
          <w:sz w:val="24"/>
          <w:szCs w:val="24"/>
          <w:highlight w:val="white"/>
        </w:rPr>
        <w:tab/>
      </w:r>
      <w:r w:rsidRPr="00E60633">
        <w:rPr>
          <w:rFonts w:ascii="Arial" w:eastAsia="Arial" w:hAnsi="Arial" w:cs="Arial"/>
          <w:color w:val="202124"/>
          <w:sz w:val="24"/>
          <w:szCs w:val="24"/>
          <w:highlight w:val="white"/>
        </w:rPr>
        <w:t>- Esse sistema contará com a autenticação do usuário através de sua conta Google,</w:t>
      </w:r>
      <w:r w:rsidR="00CA76BF">
        <w:rPr>
          <w:rFonts w:ascii="Arial" w:eastAsia="Arial" w:hAnsi="Arial" w:cs="Arial"/>
          <w:color w:val="202124"/>
          <w:sz w:val="24"/>
          <w:szCs w:val="24"/>
          <w:highlight w:val="white"/>
        </w:rPr>
        <w:t xml:space="preserve"> </w:t>
      </w:r>
      <w:r w:rsidRPr="00E60633">
        <w:rPr>
          <w:rFonts w:ascii="Arial" w:eastAsia="Arial" w:hAnsi="Arial" w:cs="Arial"/>
          <w:color w:val="202124"/>
          <w:sz w:val="24"/>
          <w:szCs w:val="24"/>
          <w:highlight w:val="white"/>
        </w:rPr>
        <w:t>que será responsável de realizar a validação do cliente e que permitirá o acesso.</w:t>
      </w:r>
    </w:p>
    <w:p w14:paraId="18087C0B" w14:textId="77777777" w:rsidR="009F58D2" w:rsidRPr="00E60633" w:rsidRDefault="00DD6F98" w:rsidP="00CA76BF">
      <w:pPr>
        <w:pBdr>
          <w:top w:val="nil"/>
          <w:left w:val="nil"/>
          <w:bottom w:val="nil"/>
          <w:right w:val="nil"/>
          <w:between w:val="nil"/>
        </w:pBdr>
        <w:spacing w:after="0"/>
        <w:ind w:firstLine="720"/>
        <w:jc w:val="both"/>
        <w:rPr>
          <w:rFonts w:ascii="Arial" w:eastAsia="Arial" w:hAnsi="Arial" w:cs="Arial"/>
          <w:color w:val="202124"/>
          <w:sz w:val="24"/>
          <w:szCs w:val="24"/>
          <w:highlight w:val="white"/>
        </w:rPr>
      </w:pPr>
      <w:r w:rsidRPr="00E60633">
        <w:rPr>
          <w:rFonts w:ascii="Arial" w:eastAsia="Arial" w:hAnsi="Arial" w:cs="Arial"/>
          <w:color w:val="202124"/>
          <w:sz w:val="24"/>
          <w:szCs w:val="24"/>
          <w:highlight w:val="white"/>
        </w:rPr>
        <w:t>- Com base na localidade selecionada pelo usuário o sistema apresentará informações referente a clima e tempo em sua tela inicial, através de um Web Service. Além de apresentar informações de estabelecimentos, tais como: tipo de serviço, endereço e horário de funcionamento.</w:t>
      </w:r>
    </w:p>
    <w:p w14:paraId="188B5F2E" w14:textId="23505BBA" w:rsidR="009F58D2" w:rsidRPr="00E60633" w:rsidRDefault="00DD6F98" w:rsidP="00CA76BF">
      <w:pPr>
        <w:pBdr>
          <w:top w:val="nil"/>
          <w:left w:val="nil"/>
          <w:bottom w:val="nil"/>
          <w:right w:val="nil"/>
          <w:between w:val="nil"/>
        </w:pBdr>
        <w:spacing w:after="0"/>
        <w:ind w:firstLine="720"/>
        <w:jc w:val="both"/>
        <w:rPr>
          <w:rFonts w:ascii="Arial" w:eastAsia="Arial" w:hAnsi="Arial" w:cs="Arial"/>
          <w:color w:val="202124"/>
          <w:sz w:val="24"/>
          <w:szCs w:val="24"/>
          <w:highlight w:val="white"/>
        </w:rPr>
      </w:pPr>
      <w:r w:rsidRPr="00E60633">
        <w:rPr>
          <w:rFonts w:ascii="Arial" w:eastAsia="Arial" w:hAnsi="Arial" w:cs="Arial"/>
          <w:color w:val="202124"/>
          <w:sz w:val="24"/>
          <w:szCs w:val="24"/>
          <w:highlight w:val="white"/>
        </w:rPr>
        <w:t xml:space="preserve">- No sistema o usuário não poderá se autenticar através de outra plataforma, com o </w:t>
      </w:r>
      <w:r w:rsidR="00CA76BF">
        <w:rPr>
          <w:rFonts w:ascii="Arial" w:eastAsia="Arial" w:hAnsi="Arial" w:cs="Arial"/>
          <w:color w:val="202124"/>
          <w:sz w:val="24"/>
          <w:szCs w:val="24"/>
          <w:highlight w:val="white"/>
        </w:rPr>
        <w:t>F</w:t>
      </w:r>
      <w:r w:rsidRPr="00E60633">
        <w:rPr>
          <w:rFonts w:ascii="Arial" w:eastAsia="Arial" w:hAnsi="Arial" w:cs="Arial"/>
          <w:color w:val="202124"/>
          <w:sz w:val="24"/>
          <w:szCs w:val="24"/>
          <w:highlight w:val="white"/>
        </w:rPr>
        <w:t>acebook por exemplo, e nem por cadastro diretamente na aplicação.</w:t>
      </w:r>
    </w:p>
    <w:p w14:paraId="35CF2F7E" w14:textId="77777777" w:rsidR="009F58D2" w:rsidRPr="00E60633" w:rsidRDefault="00DD6F98" w:rsidP="00CA76BF">
      <w:pPr>
        <w:pBdr>
          <w:top w:val="nil"/>
          <w:left w:val="nil"/>
          <w:bottom w:val="nil"/>
          <w:right w:val="nil"/>
          <w:between w:val="nil"/>
        </w:pBdr>
        <w:spacing w:after="0"/>
        <w:ind w:firstLine="720"/>
        <w:jc w:val="both"/>
        <w:rPr>
          <w:rFonts w:ascii="Arial" w:eastAsia="Arial" w:hAnsi="Arial" w:cs="Arial"/>
          <w:color w:val="202124"/>
          <w:sz w:val="24"/>
          <w:szCs w:val="24"/>
          <w:highlight w:val="white"/>
        </w:rPr>
      </w:pPr>
      <w:r w:rsidRPr="00E60633">
        <w:rPr>
          <w:rFonts w:ascii="Arial" w:eastAsia="Arial" w:hAnsi="Arial" w:cs="Arial"/>
          <w:color w:val="202124"/>
          <w:sz w:val="24"/>
          <w:szCs w:val="24"/>
          <w:highlight w:val="white"/>
        </w:rPr>
        <w:t xml:space="preserve">-Toda informação referente ao horário de funcionamento e endereço dos estabelecimentos comerciais não serão </w:t>
      </w:r>
      <w:proofErr w:type="gramStart"/>
      <w:r w:rsidRPr="00E60633">
        <w:rPr>
          <w:rFonts w:ascii="Arial" w:eastAsia="Arial" w:hAnsi="Arial" w:cs="Arial"/>
          <w:color w:val="202124"/>
          <w:sz w:val="24"/>
          <w:szCs w:val="24"/>
          <w:highlight w:val="white"/>
        </w:rPr>
        <w:t>atualizado</w:t>
      </w:r>
      <w:proofErr w:type="gramEnd"/>
      <w:r w:rsidRPr="00E60633">
        <w:rPr>
          <w:rFonts w:ascii="Arial" w:eastAsia="Arial" w:hAnsi="Arial" w:cs="Arial"/>
          <w:color w:val="202124"/>
          <w:sz w:val="24"/>
          <w:szCs w:val="24"/>
          <w:highlight w:val="white"/>
        </w:rPr>
        <w:t xml:space="preserve"> nem alterados pela aplicação, ela será consumida de aplicações externas, assim como acontece com o clima/tempo e a autenticação.</w:t>
      </w:r>
    </w:p>
    <w:p w14:paraId="6E05DAEC" w14:textId="36E8A174" w:rsidR="00E60633" w:rsidRDefault="00DC470B" w:rsidP="002819CE">
      <w:pPr>
        <w:keepNext/>
        <w:pBdr>
          <w:top w:val="nil"/>
          <w:left w:val="nil"/>
          <w:bottom w:val="nil"/>
          <w:right w:val="nil"/>
          <w:between w:val="nil"/>
        </w:pBdr>
        <w:spacing w:after="0"/>
        <w:jc w:val="center"/>
      </w:pPr>
      <w:r>
        <w:rPr>
          <w:noProof/>
        </w:rPr>
        <w:lastRenderedPageBreak/>
        <w:drawing>
          <wp:inline distT="0" distB="0" distL="0" distR="0" wp14:anchorId="1586AB15" wp14:editId="62449DF1">
            <wp:extent cx="5400040" cy="37985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tretch>
                      <a:fillRect/>
                    </a:stretch>
                  </pic:blipFill>
                  <pic:spPr>
                    <a:xfrm>
                      <a:off x="0" y="0"/>
                      <a:ext cx="5400040" cy="3798570"/>
                    </a:xfrm>
                    <a:prstGeom prst="rect">
                      <a:avLst/>
                    </a:prstGeom>
                  </pic:spPr>
                </pic:pic>
              </a:graphicData>
            </a:graphic>
          </wp:inline>
        </w:drawing>
      </w:r>
    </w:p>
    <w:p w14:paraId="685DCF0F" w14:textId="61934EF1" w:rsidR="009F58D2" w:rsidRPr="00E60633" w:rsidRDefault="00E60633" w:rsidP="002819CE">
      <w:pPr>
        <w:pStyle w:val="Legenda"/>
        <w:jc w:val="center"/>
        <w:rPr>
          <w:rFonts w:ascii="Arial" w:eastAsia="Arial" w:hAnsi="Arial" w:cs="Arial"/>
          <w:color w:val="202124"/>
          <w:sz w:val="24"/>
          <w:szCs w:val="24"/>
          <w:highlight w:val="white"/>
        </w:rPr>
      </w:pPr>
      <w:r>
        <w:t xml:space="preserve">Figura </w:t>
      </w:r>
      <w:r w:rsidR="005D45A8">
        <w:fldChar w:fldCharType="begin"/>
      </w:r>
      <w:r w:rsidR="005D45A8">
        <w:instrText xml:space="preserve"> SEQ Figura \* ARABIC </w:instrText>
      </w:r>
      <w:r w:rsidR="005D45A8">
        <w:fldChar w:fldCharType="separate"/>
      </w:r>
      <w:r w:rsidR="000A2205">
        <w:rPr>
          <w:noProof/>
        </w:rPr>
        <w:t>1</w:t>
      </w:r>
      <w:r w:rsidR="005D45A8">
        <w:rPr>
          <w:noProof/>
        </w:rPr>
        <w:fldChar w:fldCharType="end"/>
      </w:r>
      <w:r>
        <w:t xml:space="preserve"> Esquema de Arquitetura do sistema</w:t>
      </w:r>
    </w:p>
    <w:p w14:paraId="71DD6DEE" w14:textId="77777777" w:rsidR="009F58D2" w:rsidRPr="00E60633" w:rsidRDefault="009F58D2"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56CF2A7C" w14:textId="77777777" w:rsidR="009F58D2" w:rsidRPr="00E60633" w:rsidRDefault="009F58D2"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649DCDF5" w14:textId="77777777" w:rsidR="009F58D2" w:rsidRPr="00E60633" w:rsidRDefault="009F58D2"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14F313F6" w14:textId="6AC09C46" w:rsidR="009F58D2" w:rsidRDefault="009F58D2"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7A3811E0" w14:textId="5412C685"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6F56B7CD" w14:textId="6CD62B5B"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6F4A33DF" w14:textId="0CB4EEEC"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143E7F6C" w14:textId="3CAB01BD"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076E8FA6" w14:textId="37897A91"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302FED69" w14:textId="39B39BBA"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3A6A0C75" w14:textId="116CAED6"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117C026A" w14:textId="5D755899"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79D4D958" w14:textId="75A2F728"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07F0B2D8" w14:textId="3809BEF1"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68EEFF69" w14:textId="33C95382"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4D957F70" w14:textId="7B46C406"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64DB204D" w14:textId="45730935"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69350AEC" w14:textId="32F0E351"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5E4D5D43" w14:textId="58FFAE14"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63C60DD4" w14:textId="400D72AE"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5EF54FEE" w14:textId="04084BAF"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4D4C3378" w14:textId="7F5F5396"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0716AF43" w14:textId="0C4E43EE" w:rsidR="00DC7F4A"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3F481224" w14:textId="128C99A7" w:rsidR="00DC7F4A" w:rsidRPr="00E60633" w:rsidRDefault="00DC7F4A" w:rsidP="002819CE">
      <w:pPr>
        <w:pBdr>
          <w:top w:val="nil"/>
          <w:left w:val="nil"/>
          <w:bottom w:val="nil"/>
          <w:right w:val="nil"/>
          <w:between w:val="nil"/>
        </w:pBdr>
        <w:spacing w:after="0"/>
        <w:jc w:val="both"/>
        <w:rPr>
          <w:rFonts w:ascii="Arial" w:eastAsia="Arial" w:hAnsi="Arial" w:cs="Arial"/>
          <w:color w:val="202124"/>
          <w:sz w:val="24"/>
          <w:szCs w:val="24"/>
          <w:highlight w:val="white"/>
        </w:rPr>
      </w:pPr>
    </w:p>
    <w:p w14:paraId="18E37832" w14:textId="79E37A81" w:rsidR="009F58D2" w:rsidRPr="00DC7F4A" w:rsidRDefault="00DC7F4A" w:rsidP="002819CE">
      <w:pPr>
        <w:pStyle w:val="PargrafodaLista"/>
        <w:numPr>
          <w:ilvl w:val="0"/>
          <w:numId w:val="4"/>
        </w:numPr>
        <w:pBdr>
          <w:top w:val="nil"/>
          <w:left w:val="nil"/>
          <w:bottom w:val="nil"/>
          <w:right w:val="nil"/>
          <w:between w:val="nil"/>
        </w:pBdr>
        <w:spacing w:after="0"/>
        <w:jc w:val="both"/>
        <w:rPr>
          <w:rFonts w:ascii="Arial" w:eastAsia="Arial" w:hAnsi="Arial" w:cs="Arial"/>
          <w:color w:val="202124"/>
          <w:sz w:val="24"/>
          <w:szCs w:val="24"/>
          <w:highlight w:val="white"/>
        </w:rPr>
      </w:pPr>
      <w:r>
        <w:rPr>
          <w:rFonts w:ascii="Arial" w:eastAsia="Arial" w:hAnsi="Arial" w:cs="Arial"/>
          <w:b/>
          <w:color w:val="202124"/>
          <w:sz w:val="24"/>
          <w:szCs w:val="24"/>
          <w:highlight w:val="white"/>
        </w:rPr>
        <w:lastRenderedPageBreak/>
        <w:t>Especificação dos requisitos</w:t>
      </w:r>
      <w:r w:rsidR="00E60633" w:rsidRPr="002819CE">
        <w:rPr>
          <w:rFonts w:ascii="Arial" w:eastAsia="Arial" w:hAnsi="Arial" w:cs="Arial"/>
          <w:b/>
          <w:color w:val="202124"/>
          <w:sz w:val="24"/>
          <w:szCs w:val="24"/>
          <w:highlight w:val="white"/>
        </w:rPr>
        <w:t>:</w:t>
      </w:r>
    </w:p>
    <w:p w14:paraId="01637A8F" w14:textId="77777777" w:rsidR="00DC7F4A" w:rsidRPr="00DC7F4A" w:rsidRDefault="00DC7F4A" w:rsidP="00DC7F4A">
      <w:pPr>
        <w:pStyle w:val="PargrafodaLista"/>
        <w:pBdr>
          <w:top w:val="nil"/>
          <w:left w:val="nil"/>
          <w:bottom w:val="nil"/>
          <w:right w:val="nil"/>
          <w:between w:val="nil"/>
        </w:pBdr>
        <w:spacing w:after="0"/>
        <w:jc w:val="both"/>
        <w:rPr>
          <w:rFonts w:ascii="Arial" w:eastAsia="Arial" w:hAnsi="Arial" w:cs="Arial"/>
          <w:color w:val="202124"/>
          <w:sz w:val="24"/>
          <w:szCs w:val="24"/>
          <w:highlight w:val="white"/>
        </w:rPr>
      </w:pPr>
    </w:p>
    <w:p w14:paraId="6CDD2A29" w14:textId="55D115AE" w:rsidR="00DC7F4A" w:rsidRPr="002819CE" w:rsidRDefault="00DC7F4A" w:rsidP="00DC7F4A">
      <w:pPr>
        <w:pStyle w:val="PargrafodaLista"/>
        <w:pBdr>
          <w:top w:val="nil"/>
          <w:left w:val="nil"/>
          <w:bottom w:val="nil"/>
          <w:right w:val="nil"/>
          <w:between w:val="nil"/>
        </w:pBdr>
        <w:spacing w:after="0"/>
        <w:jc w:val="both"/>
        <w:rPr>
          <w:rFonts w:ascii="Arial" w:eastAsia="Arial" w:hAnsi="Arial" w:cs="Arial"/>
          <w:color w:val="202124"/>
          <w:sz w:val="24"/>
          <w:szCs w:val="24"/>
          <w:highlight w:val="white"/>
        </w:rPr>
      </w:pPr>
      <w:r>
        <w:rPr>
          <w:rFonts w:ascii="Arial" w:eastAsia="Arial" w:hAnsi="Arial" w:cs="Arial"/>
          <w:b/>
          <w:color w:val="202124"/>
          <w:sz w:val="24"/>
          <w:szCs w:val="24"/>
          <w:highlight w:val="white"/>
        </w:rPr>
        <w:t>4.1 Requisitos funcionais</w:t>
      </w:r>
    </w:p>
    <w:p w14:paraId="6986D2EE" w14:textId="77777777" w:rsidR="009F58D2" w:rsidRPr="00E60633" w:rsidRDefault="009F58D2" w:rsidP="002819CE">
      <w:pPr>
        <w:jc w:val="both"/>
        <w:rPr>
          <w:rFonts w:ascii="Arial" w:eastAsia="Arial" w:hAnsi="Arial" w:cs="Arial"/>
          <w:color w:val="202124"/>
          <w:sz w:val="24"/>
          <w:szCs w:val="24"/>
          <w:highlight w:val="white"/>
        </w:rPr>
      </w:pPr>
    </w:p>
    <w:tbl>
      <w:tblPr>
        <w:tblW w:w="9491"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5245"/>
      </w:tblGrid>
      <w:tr w:rsidR="009F58D2" w:rsidRPr="00E60633" w14:paraId="115F5C9F" w14:textId="77777777" w:rsidTr="632953C2">
        <w:trPr>
          <w:trHeight w:val="968"/>
        </w:trPr>
        <w:tc>
          <w:tcPr>
            <w:tcW w:w="4246" w:type="dxa"/>
          </w:tcPr>
          <w:p w14:paraId="7456DA36" w14:textId="77777777" w:rsidR="009F58D2" w:rsidRPr="00E60633" w:rsidRDefault="009F58D2" w:rsidP="002819CE">
            <w:pPr>
              <w:jc w:val="center"/>
              <w:rPr>
                <w:rFonts w:ascii="Arial" w:eastAsia="Arial" w:hAnsi="Arial" w:cs="Arial"/>
                <w:b/>
                <w:color w:val="202124"/>
                <w:sz w:val="24"/>
                <w:szCs w:val="24"/>
                <w:highlight w:val="white"/>
              </w:rPr>
            </w:pPr>
          </w:p>
          <w:p w14:paraId="42FE3D15" w14:textId="77777777" w:rsidR="009F58D2" w:rsidRPr="00E60633" w:rsidRDefault="00DD6F98" w:rsidP="002819CE">
            <w:pPr>
              <w:jc w:val="center"/>
              <w:rPr>
                <w:rFonts w:ascii="Arial" w:eastAsia="Arial" w:hAnsi="Arial" w:cs="Arial"/>
                <w:b/>
                <w:color w:val="202124"/>
                <w:sz w:val="24"/>
                <w:szCs w:val="24"/>
                <w:highlight w:val="white"/>
              </w:rPr>
            </w:pPr>
            <w:r w:rsidRPr="00E60633">
              <w:rPr>
                <w:rFonts w:ascii="Arial" w:eastAsia="Arial" w:hAnsi="Arial" w:cs="Arial"/>
                <w:b/>
                <w:color w:val="202124"/>
                <w:sz w:val="24"/>
                <w:szCs w:val="24"/>
                <w:highlight w:val="white"/>
              </w:rPr>
              <w:t>REQUISITOS</w:t>
            </w:r>
          </w:p>
          <w:p w14:paraId="2E7A2506" w14:textId="77777777" w:rsidR="009F58D2" w:rsidRPr="00E60633" w:rsidRDefault="009F58D2" w:rsidP="002819CE">
            <w:pPr>
              <w:jc w:val="center"/>
              <w:rPr>
                <w:rFonts w:ascii="Arial" w:eastAsia="Arial" w:hAnsi="Arial" w:cs="Arial"/>
                <w:color w:val="202124"/>
                <w:sz w:val="24"/>
                <w:szCs w:val="24"/>
                <w:highlight w:val="white"/>
              </w:rPr>
            </w:pPr>
          </w:p>
        </w:tc>
        <w:tc>
          <w:tcPr>
            <w:tcW w:w="5245" w:type="dxa"/>
          </w:tcPr>
          <w:p w14:paraId="1EEB1B38" w14:textId="77777777" w:rsidR="009F58D2" w:rsidRPr="00E60633" w:rsidRDefault="009F58D2" w:rsidP="002819CE">
            <w:pPr>
              <w:jc w:val="center"/>
              <w:rPr>
                <w:rFonts w:ascii="Arial" w:eastAsia="Arial" w:hAnsi="Arial" w:cs="Arial"/>
                <w:color w:val="202124"/>
                <w:sz w:val="24"/>
                <w:szCs w:val="24"/>
                <w:highlight w:val="white"/>
              </w:rPr>
            </w:pPr>
          </w:p>
          <w:p w14:paraId="3C7FE41F" w14:textId="77777777" w:rsidR="009F58D2" w:rsidRPr="00E60633" w:rsidRDefault="00DD6F98" w:rsidP="002819CE">
            <w:pPr>
              <w:jc w:val="center"/>
              <w:rPr>
                <w:rFonts w:ascii="Arial" w:eastAsia="Arial" w:hAnsi="Arial" w:cs="Arial"/>
                <w:b/>
                <w:color w:val="202124"/>
                <w:sz w:val="24"/>
                <w:szCs w:val="24"/>
                <w:highlight w:val="white"/>
              </w:rPr>
            </w:pPr>
            <w:r w:rsidRPr="00E60633">
              <w:rPr>
                <w:rFonts w:ascii="Arial" w:eastAsia="Arial" w:hAnsi="Arial" w:cs="Arial"/>
                <w:b/>
                <w:color w:val="202124"/>
                <w:sz w:val="24"/>
                <w:szCs w:val="24"/>
                <w:highlight w:val="white"/>
              </w:rPr>
              <w:t>DESCRIÇÃO</w:t>
            </w:r>
          </w:p>
        </w:tc>
      </w:tr>
      <w:tr w:rsidR="004B26FB" w:rsidRPr="00E60633" w14:paraId="0B9CB2E4" w14:textId="77777777" w:rsidTr="632953C2">
        <w:trPr>
          <w:trHeight w:val="1360"/>
        </w:trPr>
        <w:tc>
          <w:tcPr>
            <w:tcW w:w="4246" w:type="dxa"/>
          </w:tcPr>
          <w:p w14:paraId="41B372D0" w14:textId="77777777" w:rsidR="004B26FB" w:rsidRDefault="004B26FB" w:rsidP="002819CE">
            <w:pPr>
              <w:jc w:val="both"/>
              <w:rPr>
                <w:rFonts w:ascii="Arial" w:eastAsia="Arial" w:hAnsi="Arial" w:cs="Arial"/>
                <w:color w:val="202124"/>
                <w:sz w:val="24"/>
                <w:szCs w:val="24"/>
                <w:highlight w:val="white"/>
              </w:rPr>
            </w:pPr>
          </w:p>
          <w:p w14:paraId="1B395452" w14:textId="30E5F9AB" w:rsidR="004B26FB" w:rsidRPr="00E60633" w:rsidRDefault="004B26FB" w:rsidP="002819CE">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RF</w:t>
            </w:r>
            <w:r w:rsidR="00914561">
              <w:rPr>
                <w:rFonts w:ascii="Arial" w:eastAsia="Arial" w:hAnsi="Arial" w:cs="Arial"/>
                <w:color w:val="202124"/>
                <w:sz w:val="24"/>
                <w:szCs w:val="24"/>
                <w:highlight w:val="white"/>
              </w:rPr>
              <w:t>1</w:t>
            </w:r>
            <w:r w:rsidR="004B6118">
              <w:rPr>
                <w:rFonts w:ascii="Arial" w:eastAsia="Arial" w:hAnsi="Arial" w:cs="Arial"/>
                <w:color w:val="202124"/>
                <w:sz w:val="24"/>
                <w:szCs w:val="24"/>
                <w:highlight w:val="white"/>
              </w:rPr>
              <w:t xml:space="preserve"> </w:t>
            </w:r>
            <w:r>
              <w:rPr>
                <w:rFonts w:ascii="Arial" w:eastAsia="Arial" w:hAnsi="Arial" w:cs="Arial"/>
                <w:color w:val="202124"/>
                <w:sz w:val="24"/>
                <w:szCs w:val="24"/>
                <w:highlight w:val="white"/>
              </w:rPr>
              <w:t>- Busca</w:t>
            </w:r>
            <w:r w:rsidR="00905A69">
              <w:rPr>
                <w:rFonts w:ascii="Arial" w:eastAsia="Arial" w:hAnsi="Arial" w:cs="Arial"/>
                <w:color w:val="202124"/>
                <w:sz w:val="24"/>
                <w:szCs w:val="24"/>
                <w:highlight w:val="white"/>
              </w:rPr>
              <w:t>r</w:t>
            </w:r>
            <w:r>
              <w:rPr>
                <w:rFonts w:ascii="Arial" w:eastAsia="Arial" w:hAnsi="Arial" w:cs="Arial"/>
                <w:color w:val="202124"/>
                <w:sz w:val="24"/>
                <w:szCs w:val="24"/>
                <w:highlight w:val="white"/>
              </w:rPr>
              <w:t xml:space="preserve"> local</w:t>
            </w:r>
            <w:r w:rsidR="00905A69">
              <w:rPr>
                <w:rFonts w:ascii="Arial" w:eastAsia="Arial" w:hAnsi="Arial" w:cs="Arial"/>
                <w:color w:val="202124"/>
                <w:sz w:val="24"/>
                <w:szCs w:val="24"/>
                <w:highlight w:val="white"/>
              </w:rPr>
              <w:t>ização</w:t>
            </w:r>
          </w:p>
        </w:tc>
        <w:tc>
          <w:tcPr>
            <w:tcW w:w="5245" w:type="dxa"/>
          </w:tcPr>
          <w:p w14:paraId="14129683" w14:textId="77777777" w:rsidR="004B26FB" w:rsidRDefault="004B26FB" w:rsidP="004B26FB">
            <w:pPr>
              <w:jc w:val="both"/>
              <w:rPr>
                <w:rFonts w:ascii="Arial" w:eastAsia="Arial" w:hAnsi="Arial" w:cs="Arial"/>
                <w:sz w:val="24"/>
                <w:szCs w:val="24"/>
              </w:rPr>
            </w:pPr>
          </w:p>
          <w:p w14:paraId="01649B0B" w14:textId="2824CFEC" w:rsidR="004B26FB" w:rsidRDefault="004B26FB" w:rsidP="004B26FB">
            <w:pPr>
              <w:jc w:val="both"/>
              <w:rPr>
                <w:rFonts w:ascii="Arial" w:eastAsia="Arial" w:hAnsi="Arial" w:cs="Arial"/>
                <w:sz w:val="24"/>
                <w:szCs w:val="24"/>
              </w:rPr>
            </w:pPr>
            <w:r>
              <w:rPr>
                <w:rFonts w:ascii="Arial" w:eastAsia="Arial" w:hAnsi="Arial" w:cs="Arial"/>
                <w:sz w:val="24"/>
                <w:szCs w:val="24"/>
              </w:rPr>
              <w:t>O sistema deve permitir aos usuários buscar e visualizar os locais por eles solicitados.</w:t>
            </w:r>
          </w:p>
        </w:tc>
      </w:tr>
      <w:tr w:rsidR="009F58D2" w:rsidRPr="00E60633" w14:paraId="6D1738BF" w14:textId="77777777" w:rsidTr="632953C2">
        <w:trPr>
          <w:trHeight w:val="1680"/>
        </w:trPr>
        <w:tc>
          <w:tcPr>
            <w:tcW w:w="4246" w:type="dxa"/>
          </w:tcPr>
          <w:p w14:paraId="6FDA583F" w14:textId="77777777" w:rsidR="009F58D2" w:rsidRPr="00E60633" w:rsidRDefault="009F58D2" w:rsidP="002819CE">
            <w:pPr>
              <w:jc w:val="both"/>
              <w:rPr>
                <w:rFonts w:ascii="Arial" w:eastAsia="Arial" w:hAnsi="Arial" w:cs="Arial"/>
                <w:color w:val="202124"/>
                <w:sz w:val="24"/>
                <w:szCs w:val="24"/>
                <w:highlight w:val="white"/>
              </w:rPr>
            </w:pPr>
          </w:p>
          <w:p w14:paraId="6FEC7380" w14:textId="57CEFB71" w:rsidR="009F58D2" w:rsidRPr="00E60633" w:rsidRDefault="001009FC" w:rsidP="0051720E">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RF</w:t>
            </w:r>
            <w:r w:rsidR="00914561">
              <w:rPr>
                <w:rFonts w:ascii="Arial" w:eastAsia="Arial" w:hAnsi="Arial" w:cs="Arial"/>
                <w:color w:val="202124"/>
                <w:sz w:val="24"/>
                <w:szCs w:val="24"/>
                <w:highlight w:val="white"/>
              </w:rPr>
              <w:t>2</w:t>
            </w:r>
            <w:r w:rsidR="00730928">
              <w:rPr>
                <w:rFonts w:ascii="Arial" w:eastAsia="Arial" w:hAnsi="Arial" w:cs="Arial"/>
                <w:color w:val="202124"/>
                <w:sz w:val="24"/>
                <w:szCs w:val="24"/>
                <w:highlight w:val="white"/>
              </w:rPr>
              <w:t xml:space="preserve"> </w:t>
            </w:r>
            <w:r>
              <w:rPr>
                <w:rFonts w:ascii="Arial" w:eastAsia="Arial" w:hAnsi="Arial" w:cs="Arial"/>
                <w:color w:val="202124"/>
                <w:sz w:val="24"/>
                <w:szCs w:val="24"/>
                <w:highlight w:val="white"/>
              </w:rPr>
              <w:t xml:space="preserve">- </w:t>
            </w:r>
            <w:r w:rsidR="00B231AE" w:rsidRPr="00E60633">
              <w:rPr>
                <w:rFonts w:ascii="Arial" w:eastAsia="Arial" w:hAnsi="Arial" w:cs="Arial"/>
                <w:color w:val="202124"/>
                <w:sz w:val="24"/>
                <w:szCs w:val="24"/>
                <w:highlight w:val="white"/>
              </w:rPr>
              <w:t>Apresentar</w:t>
            </w:r>
            <w:r w:rsidR="00B231AE">
              <w:rPr>
                <w:rFonts w:ascii="Arial" w:eastAsia="Arial" w:hAnsi="Arial" w:cs="Arial"/>
                <w:color w:val="202124"/>
                <w:sz w:val="24"/>
                <w:szCs w:val="24"/>
                <w:highlight w:val="white"/>
              </w:rPr>
              <w:t xml:space="preserve"> </w:t>
            </w:r>
            <w:r w:rsidR="00B231AE" w:rsidRPr="00E60633">
              <w:rPr>
                <w:rFonts w:ascii="Arial" w:eastAsia="Arial" w:hAnsi="Arial" w:cs="Arial"/>
                <w:color w:val="202124"/>
                <w:sz w:val="24"/>
                <w:szCs w:val="24"/>
                <w:highlight w:val="white"/>
              </w:rPr>
              <w:t>informações meteorológicas do local.</w:t>
            </w:r>
          </w:p>
        </w:tc>
        <w:tc>
          <w:tcPr>
            <w:tcW w:w="5245" w:type="dxa"/>
          </w:tcPr>
          <w:p w14:paraId="006152A1" w14:textId="5CFFFAAD" w:rsidR="004B6118" w:rsidRDefault="004B6118" w:rsidP="00B231AE">
            <w:pPr>
              <w:jc w:val="both"/>
              <w:rPr>
                <w:rFonts w:ascii="Arial" w:eastAsia="Arial" w:hAnsi="Arial" w:cs="Arial"/>
                <w:color w:val="202124"/>
                <w:sz w:val="24"/>
                <w:szCs w:val="24"/>
                <w:highlight w:val="white"/>
              </w:rPr>
            </w:pPr>
          </w:p>
          <w:p w14:paraId="77C5749A" w14:textId="44BC3117" w:rsidR="0099336B" w:rsidRPr="00E60633" w:rsidRDefault="512216A0" w:rsidP="0051720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 xml:space="preserve">Permite ao usuário informações meteorológicas referente </w:t>
            </w:r>
            <w:r w:rsidR="2F94D90B" w:rsidRPr="632953C2">
              <w:rPr>
                <w:rFonts w:ascii="Arial" w:eastAsia="Arial" w:hAnsi="Arial" w:cs="Arial"/>
                <w:color w:val="202124"/>
                <w:sz w:val="24"/>
                <w:szCs w:val="24"/>
                <w:highlight w:val="white"/>
              </w:rPr>
              <w:t xml:space="preserve">a </w:t>
            </w:r>
            <w:r w:rsidR="0808592F" w:rsidRPr="632953C2">
              <w:rPr>
                <w:rFonts w:ascii="Arial" w:eastAsia="Arial" w:hAnsi="Arial" w:cs="Arial"/>
                <w:color w:val="202124"/>
                <w:sz w:val="24"/>
                <w:szCs w:val="24"/>
                <w:highlight w:val="white"/>
              </w:rPr>
              <w:t>localização</w:t>
            </w:r>
            <w:r w:rsidR="2F94D90B" w:rsidRPr="632953C2">
              <w:rPr>
                <w:rFonts w:ascii="Arial" w:eastAsia="Arial" w:hAnsi="Arial" w:cs="Arial"/>
                <w:color w:val="202124"/>
                <w:sz w:val="24"/>
                <w:szCs w:val="24"/>
                <w:highlight w:val="white"/>
              </w:rPr>
              <w:t xml:space="preserve"> informada</w:t>
            </w:r>
            <w:r w:rsidRPr="632953C2">
              <w:rPr>
                <w:rFonts w:ascii="Arial" w:eastAsia="Arial" w:hAnsi="Arial" w:cs="Arial"/>
                <w:color w:val="202124"/>
                <w:sz w:val="24"/>
                <w:szCs w:val="24"/>
                <w:highlight w:val="white"/>
              </w:rPr>
              <w:t>, através de serviços que serão vinculados ao sistema.</w:t>
            </w:r>
          </w:p>
        </w:tc>
      </w:tr>
      <w:tr w:rsidR="009F58D2" w:rsidRPr="00E60633" w14:paraId="3B74A374" w14:textId="77777777" w:rsidTr="632953C2">
        <w:trPr>
          <w:trHeight w:val="1549"/>
        </w:trPr>
        <w:tc>
          <w:tcPr>
            <w:tcW w:w="4246" w:type="dxa"/>
          </w:tcPr>
          <w:p w14:paraId="6D833E15" w14:textId="77777777" w:rsidR="00B231AE" w:rsidRDefault="00B231AE" w:rsidP="00B231AE">
            <w:pPr>
              <w:jc w:val="both"/>
              <w:rPr>
                <w:rFonts w:ascii="Arial" w:eastAsia="Arial" w:hAnsi="Arial" w:cs="Arial"/>
                <w:color w:val="202124"/>
                <w:sz w:val="24"/>
                <w:szCs w:val="24"/>
                <w:highlight w:val="white"/>
              </w:rPr>
            </w:pPr>
          </w:p>
          <w:p w14:paraId="0D261E50" w14:textId="3A90F5A5" w:rsidR="00EA5889" w:rsidRDefault="00EA5889" w:rsidP="00EA5889">
            <w:pPr>
              <w:tabs>
                <w:tab w:val="left" w:pos="912"/>
              </w:tabs>
              <w:rPr>
                <w:rFonts w:ascii="Arial" w:eastAsia="Arial" w:hAnsi="Arial" w:cs="Arial"/>
                <w:sz w:val="24"/>
                <w:szCs w:val="24"/>
                <w:highlight w:val="white"/>
              </w:rPr>
            </w:pPr>
            <w:r>
              <w:rPr>
                <w:rFonts w:ascii="Arial" w:eastAsia="Arial" w:hAnsi="Arial" w:cs="Arial"/>
                <w:sz w:val="24"/>
                <w:szCs w:val="24"/>
                <w:highlight w:val="white"/>
              </w:rPr>
              <w:t>RF</w:t>
            </w:r>
            <w:r w:rsidR="00914561">
              <w:rPr>
                <w:rFonts w:ascii="Arial" w:eastAsia="Arial" w:hAnsi="Arial" w:cs="Arial"/>
                <w:sz w:val="24"/>
                <w:szCs w:val="24"/>
                <w:highlight w:val="white"/>
              </w:rPr>
              <w:t xml:space="preserve">3 </w:t>
            </w:r>
            <w:r w:rsidR="00730928">
              <w:rPr>
                <w:rFonts w:ascii="Arial" w:eastAsia="Arial" w:hAnsi="Arial" w:cs="Arial"/>
                <w:sz w:val="24"/>
                <w:szCs w:val="24"/>
                <w:highlight w:val="white"/>
              </w:rPr>
              <w:t xml:space="preserve">- </w:t>
            </w:r>
            <w:r>
              <w:rPr>
                <w:rFonts w:ascii="Arial" w:eastAsia="Arial" w:hAnsi="Arial" w:cs="Arial"/>
                <w:sz w:val="24"/>
                <w:szCs w:val="24"/>
                <w:highlight w:val="white"/>
              </w:rPr>
              <w:t>Permitir o cadastro de novos serviços</w:t>
            </w:r>
            <w:r w:rsidR="00602BB5">
              <w:rPr>
                <w:rFonts w:ascii="Arial" w:eastAsia="Arial" w:hAnsi="Arial" w:cs="Arial"/>
                <w:sz w:val="24"/>
                <w:szCs w:val="24"/>
                <w:highlight w:val="white"/>
              </w:rPr>
              <w:t xml:space="preserve"> locais</w:t>
            </w:r>
            <w:r>
              <w:rPr>
                <w:rFonts w:ascii="Arial" w:eastAsia="Arial" w:hAnsi="Arial" w:cs="Arial"/>
                <w:sz w:val="24"/>
                <w:szCs w:val="24"/>
                <w:highlight w:val="white"/>
              </w:rPr>
              <w:t>.</w:t>
            </w:r>
          </w:p>
          <w:p w14:paraId="3A3845C1" w14:textId="722CAE44" w:rsidR="009F58D2" w:rsidRPr="00E60633" w:rsidRDefault="009F58D2" w:rsidP="00EA5889">
            <w:pPr>
              <w:jc w:val="both"/>
              <w:rPr>
                <w:rFonts w:ascii="Arial" w:eastAsia="Arial" w:hAnsi="Arial" w:cs="Arial"/>
                <w:color w:val="202124"/>
                <w:sz w:val="24"/>
                <w:szCs w:val="24"/>
                <w:highlight w:val="white"/>
              </w:rPr>
            </w:pPr>
          </w:p>
        </w:tc>
        <w:tc>
          <w:tcPr>
            <w:tcW w:w="5245" w:type="dxa"/>
          </w:tcPr>
          <w:p w14:paraId="77BEA31B" w14:textId="05092F71" w:rsidR="00B231AE" w:rsidRDefault="00B231AE" w:rsidP="0051720E">
            <w:pPr>
              <w:jc w:val="both"/>
              <w:rPr>
                <w:rFonts w:ascii="Arial" w:eastAsia="Arial" w:hAnsi="Arial" w:cs="Arial"/>
                <w:color w:val="202124"/>
                <w:sz w:val="24"/>
                <w:szCs w:val="24"/>
                <w:highlight w:val="white"/>
              </w:rPr>
            </w:pPr>
          </w:p>
          <w:p w14:paraId="4C6DC629" w14:textId="15C63A58" w:rsidR="00EA5889" w:rsidRDefault="738B3EE3" w:rsidP="0051720E">
            <w:pPr>
              <w:jc w:val="both"/>
              <w:rPr>
                <w:rFonts w:ascii="Arial" w:eastAsia="Arial" w:hAnsi="Arial" w:cs="Arial"/>
                <w:color w:val="202124"/>
                <w:sz w:val="24"/>
                <w:szCs w:val="24"/>
                <w:highlight w:val="white"/>
              </w:rPr>
            </w:pPr>
            <w:r w:rsidRPr="67307391">
              <w:rPr>
                <w:rFonts w:ascii="Arial" w:eastAsia="Arial" w:hAnsi="Arial" w:cs="Arial"/>
                <w:color w:val="202124"/>
                <w:sz w:val="24"/>
                <w:szCs w:val="24"/>
                <w:highlight w:val="white"/>
              </w:rPr>
              <w:t xml:space="preserve">O sistema deve permitir que proprietários de serviços e/ou estabelecimentos locais </w:t>
            </w:r>
            <w:r w:rsidR="62984A91" w:rsidRPr="67307391">
              <w:rPr>
                <w:rFonts w:ascii="Arial" w:eastAsia="Arial" w:hAnsi="Arial" w:cs="Arial"/>
                <w:color w:val="202124"/>
                <w:sz w:val="24"/>
                <w:szCs w:val="24"/>
                <w:highlight w:val="white"/>
              </w:rPr>
              <w:t>se</w:t>
            </w:r>
            <w:r w:rsidRPr="67307391">
              <w:rPr>
                <w:rFonts w:ascii="Arial" w:eastAsia="Arial" w:hAnsi="Arial" w:cs="Arial"/>
                <w:color w:val="202124"/>
                <w:sz w:val="24"/>
                <w:szCs w:val="24"/>
                <w:highlight w:val="white"/>
              </w:rPr>
              <w:t xml:space="preserve"> cadastrem.</w:t>
            </w:r>
          </w:p>
          <w:p w14:paraId="3A6E7B15" w14:textId="69CD73B6" w:rsidR="009F58D2" w:rsidRPr="00E60633" w:rsidRDefault="009F58D2" w:rsidP="0051720E">
            <w:pPr>
              <w:jc w:val="both"/>
              <w:rPr>
                <w:rFonts w:ascii="Arial" w:eastAsia="Arial" w:hAnsi="Arial" w:cs="Arial"/>
                <w:color w:val="202124"/>
                <w:sz w:val="24"/>
                <w:szCs w:val="24"/>
                <w:highlight w:val="white"/>
              </w:rPr>
            </w:pPr>
          </w:p>
        </w:tc>
      </w:tr>
      <w:tr w:rsidR="005E75C7" w:rsidRPr="00E60633" w14:paraId="6BA1C22F" w14:textId="77777777" w:rsidTr="632953C2">
        <w:trPr>
          <w:trHeight w:val="1834"/>
        </w:trPr>
        <w:tc>
          <w:tcPr>
            <w:tcW w:w="4246" w:type="dxa"/>
          </w:tcPr>
          <w:p w14:paraId="1400EBCA" w14:textId="77777777" w:rsidR="005E75C7" w:rsidRDefault="005E75C7" w:rsidP="00B231AE">
            <w:pPr>
              <w:jc w:val="both"/>
              <w:rPr>
                <w:rFonts w:ascii="Arial" w:eastAsia="Arial" w:hAnsi="Arial" w:cs="Arial"/>
                <w:color w:val="202124"/>
                <w:sz w:val="24"/>
                <w:szCs w:val="24"/>
                <w:highlight w:val="white"/>
              </w:rPr>
            </w:pPr>
          </w:p>
          <w:p w14:paraId="111EBFCC" w14:textId="221549BF" w:rsidR="00EA5889" w:rsidRPr="00E60633" w:rsidRDefault="00EA5889" w:rsidP="00EA5889">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RF</w:t>
            </w:r>
            <w:r w:rsidR="00914561">
              <w:rPr>
                <w:rFonts w:ascii="Arial" w:eastAsia="Arial" w:hAnsi="Arial" w:cs="Arial"/>
                <w:color w:val="202124"/>
                <w:sz w:val="24"/>
                <w:szCs w:val="24"/>
                <w:highlight w:val="white"/>
              </w:rPr>
              <w:t>4</w:t>
            </w:r>
            <w:r>
              <w:rPr>
                <w:rFonts w:ascii="Arial" w:eastAsia="Arial" w:hAnsi="Arial" w:cs="Arial"/>
                <w:color w:val="202124"/>
                <w:sz w:val="24"/>
                <w:szCs w:val="24"/>
                <w:highlight w:val="white"/>
              </w:rPr>
              <w:t xml:space="preserve"> - </w:t>
            </w:r>
            <w:r w:rsidRPr="00E60633">
              <w:rPr>
                <w:rFonts w:ascii="Arial" w:eastAsia="Arial" w:hAnsi="Arial" w:cs="Arial"/>
                <w:color w:val="202124"/>
                <w:sz w:val="24"/>
                <w:szCs w:val="24"/>
                <w:highlight w:val="white"/>
              </w:rPr>
              <w:t>Obter informações de estabelecimentos por categorias.</w:t>
            </w:r>
          </w:p>
          <w:p w14:paraId="698B7462" w14:textId="23DFBEB8" w:rsidR="00EA5889" w:rsidRPr="005E75C7" w:rsidRDefault="00EA5889" w:rsidP="005E75C7">
            <w:pPr>
              <w:tabs>
                <w:tab w:val="left" w:pos="912"/>
              </w:tabs>
              <w:rPr>
                <w:rFonts w:ascii="Arial" w:eastAsia="Arial" w:hAnsi="Arial" w:cs="Arial"/>
                <w:sz w:val="24"/>
                <w:szCs w:val="24"/>
                <w:highlight w:val="white"/>
              </w:rPr>
            </w:pPr>
          </w:p>
        </w:tc>
        <w:tc>
          <w:tcPr>
            <w:tcW w:w="5245" w:type="dxa"/>
          </w:tcPr>
          <w:p w14:paraId="54EEA3A8" w14:textId="77777777" w:rsidR="005E75C7" w:rsidRDefault="005E75C7" w:rsidP="0051720E">
            <w:pPr>
              <w:jc w:val="both"/>
              <w:rPr>
                <w:rFonts w:ascii="Arial" w:eastAsia="Arial" w:hAnsi="Arial" w:cs="Arial"/>
                <w:color w:val="202124"/>
                <w:sz w:val="24"/>
                <w:szCs w:val="24"/>
                <w:highlight w:val="white"/>
              </w:rPr>
            </w:pPr>
          </w:p>
          <w:p w14:paraId="054D994F" w14:textId="209C23AB" w:rsidR="00EA5889" w:rsidRDefault="738B3EE3" w:rsidP="0051720E">
            <w:pPr>
              <w:jc w:val="both"/>
              <w:rPr>
                <w:rFonts w:ascii="Arial" w:eastAsia="Arial" w:hAnsi="Arial" w:cs="Arial"/>
                <w:color w:val="202124"/>
                <w:sz w:val="24"/>
                <w:szCs w:val="24"/>
                <w:highlight w:val="white"/>
              </w:rPr>
            </w:pPr>
            <w:r w:rsidRPr="67307391">
              <w:rPr>
                <w:rFonts w:ascii="Arial" w:eastAsia="Arial" w:hAnsi="Arial" w:cs="Arial"/>
                <w:color w:val="202124"/>
                <w:sz w:val="24"/>
                <w:szCs w:val="24"/>
                <w:highlight w:val="white"/>
              </w:rPr>
              <w:t>Permite ao usuário acessar informações dos estabelecimentos da cidade onde ele se encontra (por categoria)</w:t>
            </w:r>
            <w:r w:rsidR="715EBC83" w:rsidRPr="67307391">
              <w:rPr>
                <w:rFonts w:ascii="Arial" w:eastAsia="Arial" w:hAnsi="Arial" w:cs="Arial"/>
                <w:color w:val="202124"/>
                <w:sz w:val="24"/>
                <w:szCs w:val="24"/>
                <w:highlight w:val="white"/>
              </w:rPr>
              <w:t>.</w:t>
            </w:r>
          </w:p>
          <w:p w14:paraId="25FCBB14" w14:textId="4A56F6F9" w:rsidR="0099336B" w:rsidRDefault="0099336B" w:rsidP="0051720E">
            <w:pPr>
              <w:jc w:val="both"/>
              <w:rPr>
                <w:rFonts w:ascii="Arial" w:eastAsia="Arial" w:hAnsi="Arial" w:cs="Arial"/>
                <w:color w:val="202124"/>
                <w:sz w:val="24"/>
                <w:szCs w:val="24"/>
                <w:highlight w:val="white"/>
              </w:rPr>
            </w:pPr>
          </w:p>
        </w:tc>
      </w:tr>
      <w:tr w:rsidR="00F5656C" w:rsidRPr="00E60633" w14:paraId="3CA3FCD5" w14:textId="77777777" w:rsidTr="632953C2">
        <w:trPr>
          <w:trHeight w:val="1834"/>
        </w:trPr>
        <w:tc>
          <w:tcPr>
            <w:tcW w:w="4246" w:type="dxa"/>
          </w:tcPr>
          <w:p w14:paraId="51A0004D" w14:textId="77777777" w:rsidR="00F5656C" w:rsidRDefault="00F5656C" w:rsidP="00F5656C">
            <w:pPr>
              <w:jc w:val="both"/>
              <w:rPr>
                <w:rFonts w:ascii="Arial" w:eastAsia="Arial" w:hAnsi="Arial" w:cs="Arial"/>
                <w:color w:val="202124"/>
                <w:sz w:val="24"/>
                <w:szCs w:val="24"/>
                <w:highlight w:val="white"/>
              </w:rPr>
            </w:pPr>
          </w:p>
          <w:p w14:paraId="023859A0" w14:textId="33272A17" w:rsidR="00F5656C" w:rsidRDefault="00F5656C" w:rsidP="00F5656C">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RF5 – Autenticar usuário via Google</w:t>
            </w:r>
          </w:p>
          <w:p w14:paraId="69950816" w14:textId="7A2752CA" w:rsidR="00F5656C" w:rsidRDefault="00F5656C" w:rsidP="00F5656C">
            <w:pPr>
              <w:jc w:val="both"/>
              <w:rPr>
                <w:rFonts w:ascii="Arial" w:eastAsia="Arial" w:hAnsi="Arial" w:cs="Arial"/>
                <w:color w:val="202124"/>
                <w:sz w:val="24"/>
                <w:szCs w:val="24"/>
                <w:highlight w:val="white"/>
              </w:rPr>
            </w:pPr>
          </w:p>
        </w:tc>
        <w:tc>
          <w:tcPr>
            <w:tcW w:w="5245" w:type="dxa"/>
          </w:tcPr>
          <w:p w14:paraId="6015AD4A" w14:textId="77777777" w:rsidR="00F5656C" w:rsidRDefault="00F5656C" w:rsidP="00F5656C">
            <w:pPr>
              <w:rPr>
                <w:rFonts w:ascii="Arial" w:eastAsia="Arial" w:hAnsi="Arial" w:cs="Arial"/>
                <w:color w:val="FF0000"/>
                <w:sz w:val="24"/>
                <w:szCs w:val="24"/>
              </w:rPr>
            </w:pPr>
          </w:p>
          <w:p w14:paraId="3AA5E333" w14:textId="77777777" w:rsidR="00F5656C" w:rsidRDefault="00F5656C" w:rsidP="00F5656C">
            <w:pPr>
              <w:rPr>
                <w:rFonts w:ascii="Arial" w:eastAsia="Arial" w:hAnsi="Arial" w:cs="Arial"/>
                <w:sz w:val="24"/>
                <w:szCs w:val="24"/>
              </w:rPr>
            </w:pPr>
            <w:r>
              <w:rPr>
                <w:rFonts w:ascii="Arial" w:eastAsia="Arial" w:hAnsi="Arial" w:cs="Arial"/>
                <w:sz w:val="24"/>
                <w:szCs w:val="24"/>
              </w:rPr>
              <w:t>O sistema deve permitir a autenticação do usuário por meio de uma conta Google já existente.</w:t>
            </w:r>
          </w:p>
          <w:p w14:paraId="15641C72" w14:textId="2A0DA946" w:rsidR="00F5656C" w:rsidRDefault="00F5656C" w:rsidP="00F5656C">
            <w:pPr>
              <w:jc w:val="both"/>
              <w:rPr>
                <w:rFonts w:ascii="Arial" w:eastAsia="Arial" w:hAnsi="Arial" w:cs="Arial"/>
                <w:color w:val="202124"/>
                <w:sz w:val="24"/>
                <w:szCs w:val="24"/>
                <w:highlight w:val="white"/>
              </w:rPr>
            </w:pPr>
          </w:p>
        </w:tc>
      </w:tr>
    </w:tbl>
    <w:p w14:paraId="20F6E9AF" w14:textId="3C84E54E" w:rsidR="00B231AE" w:rsidRDefault="004B6118" w:rsidP="00602BB5">
      <w:pPr>
        <w:pBdr>
          <w:top w:val="nil"/>
          <w:left w:val="nil"/>
          <w:bottom w:val="nil"/>
          <w:right w:val="nil"/>
          <w:between w:val="nil"/>
        </w:pBdr>
        <w:spacing w:after="0"/>
        <w:jc w:val="center"/>
        <w:rPr>
          <w:rFonts w:ascii="Arial" w:hAnsi="Arial" w:cs="Arial"/>
          <w:color w:val="000000"/>
          <w:sz w:val="20"/>
          <w:szCs w:val="20"/>
        </w:rPr>
      </w:pPr>
      <w:r w:rsidRPr="004B6118">
        <w:rPr>
          <w:rFonts w:ascii="Arial" w:hAnsi="Arial" w:cs="Arial"/>
          <w:b/>
          <w:bCs/>
          <w:color w:val="000000"/>
          <w:sz w:val="20"/>
          <w:szCs w:val="20"/>
        </w:rPr>
        <w:t>Quadro 1</w:t>
      </w:r>
      <w:r w:rsidRPr="004B6118">
        <w:rPr>
          <w:rFonts w:ascii="Arial" w:hAnsi="Arial" w:cs="Arial"/>
          <w:color w:val="000000"/>
          <w:sz w:val="20"/>
          <w:szCs w:val="20"/>
        </w:rPr>
        <w:t xml:space="preserve"> – Especificação dos requisitos funcionais.</w:t>
      </w:r>
    </w:p>
    <w:p w14:paraId="515DBC99" w14:textId="14191C91" w:rsidR="00602BB5" w:rsidRDefault="00602BB5" w:rsidP="00602BB5">
      <w:pPr>
        <w:pBdr>
          <w:top w:val="nil"/>
          <w:left w:val="nil"/>
          <w:bottom w:val="nil"/>
          <w:right w:val="nil"/>
          <w:between w:val="nil"/>
        </w:pBdr>
        <w:spacing w:after="0"/>
        <w:jc w:val="center"/>
        <w:rPr>
          <w:rFonts w:ascii="Arial" w:hAnsi="Arial" w:cs="Arial"/>
          <w:color w:val="000000"/>
          <w:sz w:val="20"/>
          <w:szCs w:val="20"/>
        </w:rPr>
      </w:pPr>
    </w:p>
    <w:p w14:paraId="22699821" w14:textId="77777777" w:rsidR="00602BB5" w:rsidRPr="00602BB5" w:rsidRDefault="00602BB5" w:rsidP="00602BB5">
      <w:pPr>
        <w:pBdr>
          <w:top w:val="nil"/>
          <w:left w:val="nil"/>
          <w:bottom w:val="nil"/>
          <w:right w:val="nil"/>
          <w:between w:val="nil"/>
        </w:pBdr>
        <w:spacing w:after="0"/>
        <w:jc w:val="center"/>
        <w:rPr>
          <w:rFonts w:ascii="Arial" w:hAnsi="Arial" w:cs="Arial"/>
          <w:color w:val="000000"/>
          <w:sz w:val="20"/>
          <w:szCs w:val="20"/>
        </w:rPr>
      </w:pPr>
    </w:p>
    <w:p w14:paraId="1D03DFC7" w14:textId="38AC8E2A" w:rsidR="0099336B" w:rsidRDefault="0099336B" w:rsidP="002819CE">
      <w:pPr>
        <w:pBdr>
          <w:top w:val="nil"/>
          <w:left w:val="nil"/>
          <w:bottom w:val="nil"/>
          <w:right w:val="nil"/>
          <w:between w:val="nil"/>
        </w:pBdr>
        <w:spacing w:after="0"/>
        <w:jc w:val="both"/>
        <w:rPr>
          <w:rFonts w:ascii="Arial" w:hAnsi="Arial" w:cs="Arial"/>
          <w:b/>
          <w:bCs/>
          <w:color w:val="000000"/>
          <w:sz w:val="24"/>
          <w:szCs w:val="24"/>
        </w:rPr>
      </w:pPr>
    </w:p>
    <w:p w14:paraId="4ED6B5ED" w14:textId="1E0E28AE" w:rsidR="0099336B" w:rsidRDefault="0099336B" w:rsidP="002819CE">
      <w:pPr>
        <w:pBdr>
          <w:top w:val="nil"/>
          <w:left w:val="nil"/>
          <w:bottom w:val="nil"/>
          <w:right w:val="nil"/>
          <w:between w:val="nil"/>
        </w:pBdr>
        <w:spacing w:after="0"/>
        <w:jc w:val="both"/>
        <w:rPr>
          <w:rFonts w:ascii="Arial" w:hAnsi="Arial" w:cs="Arial"/>
          <w:b/>
          <w:bCs/>
          <w:color w:val="000000"/>
          <w:sz w:val="24"/>
          <w:szCs w:val="24"/>
        </w:rPr>
      </w:pPr>
    </w:p>
    <w:p w14:paraId="203B5E0D" w14:textId="2093CD1A" w:rsidR="0099336B" w:rsidRDefault="0099336B" w:rsidP="002819CE">
      <w:pPr>
        <w:pBdr>
          <w:top w:val="nil"/>
          <w:left w:val="nil"/>
          <w:bottom w:val="nil"/>
          <w:right w:val="nil"/>
          <w:between w:val="nil"/>
        </w:pBdr>
        <w:spacing w:after="0"/>
        <w:jc w:val="both"/>
        <w:rPr>
          <w:rFonts w:ascii="Arial" w:hAnsi="Arial" w:cs="Arial"/>
          <w:b/>
          <w:bCs/>
          <w:color w:val="000000"/>
          <w:sz w:val="24"/>
          <w:szCs w:val="24"/>
        </w:rPr>
      </w:pPr>
    </w:p>
    <w:p w14:paraId="613010A5" w14:textId="77777777" w:rsidR="0099336B" w:rsidRPr="00061818" w:rsidRDefault="0099336B" w:rsidP="002819CE">
      <w:pPr>
        <w:pBdr>
          <w:top w:val="nil"/>
          <w:left w:val="nil"/>
          <w:bottom w:val="nil"/>
          <w:right w:val="nil"/>
          <w:between w:val="nil"/>
        </w:pBdr>
        <w:spacing w:after="0"/>
        <w:jc w:val="both"/>
        <w:rPr>
          <w:rFonts w:ascii="Arial" w:hAnsi="Arial" w:cs="Arial"/>
          <w:b/>
          <w:bCs/>
          <w:color w:val="000000"/>
          <w:sz w:val="24"/>
          <w:szCs w:val="24"/>
        </w:rPr>
      </w:pPr>
    </w:p>
    <w:p w14:paraId="38E8D451" w14:textId="2CB3312B" w:rsidR="67307391" w:rsidRDefault="67307391" w:rsidP="67307391">
      <w:pPr>
        <w:spacing w:after="0"/>
        <w:jc w:val="both"/>
        <w:rPr>
          <w:rFonts w:ascii="Arial" w:hAnsi="Arial" w:cs="Arial"/>
          <w:b/>
          <w:bCs/>
          <w:color w:val="000000" w:themeColor="text1"/>
          <w:sz w:val="24"/>
          <w:szCs w:val="24"/>
        </w:rPr>
      </w:pPr>
    </w:p>
    <w:p w14:paraId="23138EFC" w14:textId="0187FA30" w:rsidR="7CCA25D5" w:rsidRDefault="7CCA25D5" w:rsidP="67307391">
      <w:pPr>
        <w:spacing w:after="0"/>
        <w:ind w:firstLine="720"/>
        <w:jc w:val="both"/>
        <w:rPr>
          <w:rFonts w:ascii="Arial" w:hAnsi="Arial" w:cs="Arial"/>
          <w:b/>
          <w:bCs/>
          <w:color w:val="000000" w:themeColor="text1"/>
          <w:sz w:val="24"/>
          <w:szCs w:val="24"/>
        </w:rPr>
      </w:pPr>
      <w:r w:rsidRPr="67307391">
        <w:rPr>
          <w:rFonts w:ascii="Arial" w:hAnsi="Arial" w:cs="Arial"/>
          <w:b/>
          <w:bCs/>
          <w:color w:val="000000" w:themeColor="text1"/>
          <w:sz w:val="24"/>
          <w:szCs w:val="24"/>
        </w:rPr>
        <w:lastRenderedPageBreak/>
        <w:t>4.2 Requisitos não funcionais</w:t>
      </w:r>
    </w:p>
    <w:p w14:paraId="4267D7BB" w14:textId="1B96B798" w:rsidR="67307391" w:rsidRDefault="67307391" w:rsidP="67307391">
      <w:pPr>
        <w:spacing w:after="0"/>
        <w:jc w:val="both"/>
        <w:rPr>
          <w:rFonts w:ascii="Arial" w:hAnsi="Arial" w:cs="Arial"/>
          <w:b/>
          <w:bCs/>
          <w:color w:val="000000" w:themeColor="text1"/>
          <w:sz w:val="24"/>
          <w:szCs w:val="24"/>
        </w:rPr>
      </w:pPr>
    </w:p>
    <w:p w14:paraId="4BDC764C" w14:textId="45C517EB" w:rsidR="67307391" w:rsidRDefault="67307391" w:rsidP="67307391">
      <w:pPr>
        <w:spacing w:after="0"/>
        <w:jc w:val="both"/>
        <w:rPr>
          <w:rFonts w:ascii="Arial" w:hAnsi="Arial" w:cs="Arial"/>
          <w:b/>
          <w:bCs/>
          <w:color w:val="000000" w:themeColor="text1"/>
          <w:sz w:val="24"/>
          <w:szCs w:val="24"/>
        </w:rPr>
      </w:pPr>
    </w:p>
    <w:tbl>
      <w:tblPr>
        <w:tblpPr w:leftFromText="141" w:rightFromText="141" w:vertAnchor="text" w:horzAnchor="margin" w:tblpXSpec="center" w:tblpY="424"/>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963"/>
      </w:tblGrid>
      <w:tr w:rsidR="00061818" w:rsidRPr="00E60633" w14:paraId="617532AE" w14:textId="77777777" w:rsidTr="67307391">
        <w:trPr>
          <w:trHeight w:val="528"/>
        </w:trPr>
        <w:tc>
          <w:tcPr>
            <w:tcW w:w="4247" w:type="dxa"/>
          </w:tcPr>
          <w:p w14:paraId="270D7CCD" w14:textId="77777777" w:rsidR="00061818" w:rsidRPr="00E60633" w:rsidRDefault="00061818" w:rsidP="00061818">
            <w:pPr>
              <w:jc w:val="center"/>
              <w:rPr>
                <w:rFonts w:ascii="Arial" w:eastAsia="Arial" w:hAnsi="Arial" w:cs="Arial"/>
                <w:b/>
                <w:color w:val="202124"/>
                <w:sz w:val="24"/>
                <w:szCs w:val="24"/>
                <w:highlight w:val="white"/>
              </w:rPr>
            </w:pPr>
          </w:p>
          <w:p w14:paraId="4B7987E8" w14:textId="77777777" w:rsidR="00061818" w:rsidRPr="00E60633" w:rsidRDefault="00061818" w:rsidP="00061818">
            <w:pPr>
              <w:jc w:val="center"/>
              <w:rPr>
                <w:rFonts w:ascii="Arial" w:eastAsia="Arial" w:hAnsi="Arial" w:cs="Arial"/>
                <w:b/>
                <w:color w:val="202124"/>
                <w:sz w:val="24"/>
                <w:szCs w:val="24"/>
                <w:highlight w:val="white"/>
              </w:rPr>
            </w:pPr>
            <w:r w:rsidRPr="00E60633">
              <w:rPr>
                <w:rFonts w:ascii="Arial" w:eastAsia="Arial" w:hAnsi="Arial" w:cs="Arial"/>
                <w:b/>
                <w:color w:val="202124"/>
                <w:sz w:val="24"/>
                <w:szCs w:val="24"/>
                <w:highlight w:val="white"/>
              </w:rPr>
              <w:t>REQUISITOS</w:t>
            </w:r>
          </w:p>
          <w:p w14:paraId="105FBB68" w14:textId="77777777" w:rsidR="00061818" w:rsidRPr="00E60633" w:rsidRDefault="00061818" w:rsidP="00061818">
            <w:pPr>
              <w:jc w:val="center"/>
              <w:rPr>
                <w:rFonts w:ascii="Arial" w:eastAsia="Arial" w:hAnsi="Arial" w:cs="Arial"/>
                <w:color w:val="202124"/>
                <w:sz w:val="24"/>
                <w:szCs w:val="24"/>
                <w:highlight w:val="white"/>
              </w:rPr>
            </w:pPr>
          </w:p>
        </w:tc>
        <w:tc>
          <w:tcPr>
            <w:tcW w:w="4963" w:type="dxa"/>
          </w:tcPr>
          <w:p w14:paraId="43A53C61" w14:textId="77777777" w:rsidR="00061818" w:rsidRPr="00E60633" w:rsidRDefault="00061818" w:rsidP="00061818">
            <w:pPr>
              <w:jc w:val="center"/>
              <w:rPr>
                <w:rFonts w:ascii="Arial" w:eastAsia="Arial" w:hAnsi="Arial" w:cs="Arial"/>
                <w:color w:val="202124"/>
                <w:sz w:val="24"/>
                <w:szCs w:val="24"/>
                <w:highlight w:val="white"/>
              </w:rPr>
            </w:pPr>
          </w:p>
          <w:p w14:paraId="350A2689" w14:textId="77777777" w:rsidR="00061818" w:rsidRPr="00E60633" w:rsidRDefault="00061818" w:rsidP="00061818">
            <w:pPr>
              <w:jc w:val="center"/>
              <w:rPr>
                <w:rFonts w:ascii="Arial" w:eastAsia="Arial" w:hAnsi="Arial" w:cs="Arial"/>
                <w:b/>
                <w:color w:val="202124"/>
                <w:sz w:val="24"/>
                <w:szCs w:val="24"/>
                <w:highlight w:val="white"/>
              </w:rPr>
            </w:pPr>
            <w:r w:rsidRPr="00E60633">
              <w:rPr>
                <w:rFonts w:ascii="Arial" w:eastAsia="Arial" w:hAnsi="Arial" w:cs="Arial"/>
                <w:b/>
                <w:color w:val="202124"/>
                <w:sz w:val="24"/>
                <w:szCs w:val="24"/>
                <w:highlight w:val="white"/>
              </w:rPr>
              <w:t>DESCRIÇÃO</w:t>
            </w:r>
          </w:p>
        </w:tc>
      </w:tr>
      <w:tr w:rsidR="00061818" w:rsidRPr="00E60633" w14:paraId="36384F97" w14:textId="77777777" w:rsidTr="67307391">
        <w:tc>
          <w:tcPr>
            <w:tcW w:w="4247" w:type="dxa"/>
          </w:tcPr>
          <w:p w14:paraId="6826200A" w14:textId="77777777" w:rsidR="00061818" w:rsidRPr="005836A6" w:rsidRDefault="00061818" w:rsidP="00061818">
            <w:pPr>
              <w:jc w:val="both"/>
              <w:rPr>
                <w:rFonts w:ascii="Arial" w:eastAsia="Arial" w:hAnsi="Arial" w:cs="Arial"/>
                <w:sz w:val="24"/>
                <w:szCs w:val="24"/>
                <w:highlight w:val="white"/>
              </w:rPr>
            </w:pPr>
          </w:p>
          <w:p w14:paraId="19A80FE1" w14:textId="258A6D77" w:rsidR="00914561" w:rsidRPr="005836A6" w:rsidRDefault="00F5656C" w:rsidP="0099336B">
            <w:pPr>
              <w:jc w:val="both"/>
              <w:rPr>
                <w:rFonts w:ascii="Arial" w:eastAsia="Arial" w:hAnsi="Arial" w:cs="Arial"/>
                <w:sz w:val="24"/>
                <w:szCs w:val="24"/>
                <w:highlight w:val="white"/>
              </w:rPr>
            </w:pPr>
            <w:r w:rsidRPr="005836A6">
              <w:rPr>
                <w:rFonts w:ascii="Arial" w:eastAsia="Arial" w:hAnsi="Arial" w:cs="Arial"/>
                <w:sz w:val="24"/>
                <w:szCs w:val="24"/>
                <w:highlight w:val="white"/>
              </w:rPr>
              <w:t>RNF1 - Facilidade de uso e compreensão.</w:t>
            </w:r>
          </w:p>
        </w:tc>
        <w:tc>
          <w:tcPr>
            <w:tcW w:w="4963" w:type="dxa"/>
          </w:tcPr>
          <w:p w14:paraId="4C3C57DB" w14:textId="149C9461" w:rsidR="00F5656C" w:rsidRPr="005836A6" w:rsidRDefault="00F5656C" w:rsidP="00F5656C">
            <w:pPr>
              <w:jc w:val="both"/>
              <w:rPr>
                <w:rFonts w:ascii="Arial" w:eastAsia="Arial" w:hAnsi="Arial" w:cs="Arial"/>
                <w:sz w:val="24"/>
                <w:szCs w:val="24"/>
                <w:highlight w:val="white"/>
              </w:rPr>
            </w:pPr>
          </w:p>
          <w:p w14:paraId="4203547C" w14:textId="22F7C675" w:rsidR="00F5656C" w:rsidRPr="005836A6" w:rsidRDefault="00F5656C" w:rsidP="00F5656C">
            <w:pPr>
              <w:jc w:val="both"/>
              <w:rPr>
                <w:rFonts w:ascii="Arial" w:eastAsia="Arial" w:hAnsi="Arial" w:cs="Arial"/>
                <w:sz w:val="24"/>
                <w:szCs w:val="24"/>
                <w:highlight w:val="white"/>
              </w:rPr>
            </w:pPr>
            <w:r w:rsidRPr="005836A6">
              <w:rPr>
                <w:rFonts w:ascii="Arial" w:eastAsia="Arial" w:hAnsi="Arial" w:cs="Arial"/>
                <w:sz w:val="24"/>
                <w:szCs w:val="24"/>
                <w:highlight w:val="white"/>
              </w:rPr>
              <w:t xml:space="preserve">O sistema deve </w:t>
            </w:r>
            <w:r w:rsidR="00052081" w:rsidRPr="005836A6">
              <w:rPr>
                <w:rFonts w:ascii="Arial" w:eastAsia="Arial" w:hAnsi="Arial" w:cs="Arial"/>
                <w:sz w:val="24"/>
                <w:szCs w:val="24"/>
                <w:highlight w:val="white"/>
              </w:rPr>
              <w:t>facilitar o uso e a compreensão</w:t>
            </w:r>
            <w:r w:rsidRPr="005836A6">
              <w:rPr>
                <w:rFonts w:ascii="Arial" w:eastAsia="Arial" w:hAnsi="Arial" w:cs="Arial"/>
                <w:sz w:val="24"/>
                <w:szCs w:val="24"/>
                <w:highlight w:val="white"/>
              </w:rPr>
              <w:t xml:space="preserve"> </w:t>
            </w:r>
            <w:r w:rsidR="00052081" w:rsidRPr="005836A6">
              <w:rPr>
                <w:rFonts w:ascii="Arial" w:eastAsia="Arial" w:hAnsi="Arial" w:cs="Arial"/>
                <w:sz w:val="24"/>
                <w:szCs w:val="24"/>
                <w:highlight w:val="white"/>
              </w:rPr>
              <w:t xml:space="preserve">da sua interface, </w:t>
            </w:r>
            <w:r w:rsidRPr="005836A6">
              <w:rPr>
                <w:rFonts w:ascii="Arial" w:eastAsia="Arial" w:hAnsi="Arial" w:cs="Arial"/>
                <w:sz w:val="24"/>
                <w:szCs w:val="24"/>
                <w:highlight w:val="white"/>
              </w:rPr>
              <w:t>fazendo com o usuário realize suas tarefas com o mínimo de esforço e tempo.</w:t>
            </w:r>
          </w:p>
          <w:p w14:paraId="486A6F30" w14:textId="0E0EDE0F" w:rsidR="00F5656C" w:rsidRPr="005836A6" w:rsidRDefault="00F5656C" w:rsidP="00061818">
            <w:pPr>
              <w:rPr>
                <w:rFonts w:ascii="Arial" w:eastAsia="Arial" w:hAnsi="Arial" w:cs="Arial"/>
                <w:sz w:val="24"/>
                <w:szCs w:val="24"/>
              </w:rPr>
            </w:pPr>
          </w:p>
        </w:tc>
      </w:tr>
      <w:tr w:rsidR="00061818" w:rsidRPr="00E60633" w14:paraId="16F0AEC7" w14:textId="77777777" w:rsidTr="67307391">
        <w:tc>
          <w:tcPr>
            <w:tcW w:w="4247" w:type="dxa"/>
          </w:tcPr>
          <w:p w14:paraId="295234D0" w14:textId="152FE468" w:rsidR="00061818" w:rsidRDefault="00061818" w:rsidP="00061818">
            <w:pPr>
              <w:jc w:val="both"/>
              <w:rPr>
                <w:rFonts w:ascii="Arial" w:eastAsia="Arial" w:hAnsi="Arial" w:cs="Arial"/>
                <w:color w:val="202124"/>
                <w:sz w:val="24"/>
                <w:szCs w:val="24"/>
                <w:highlight w:val="white"/>
              </w:rPr>
            </w:pPr>
          </w:p>
          <w:p w14:paraId="4431FB58" w14:textId="2E8B19DB" w:rsidR="00F5656C" w:rsidRDefault="00F5656C" w:rsidP="00F5656C">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RNF2 - Portabilidade</w:t>
            </w:r>
          </w:p>
          <w:p w14:paraId="695A31B6" w14:textId="77777777" w:rsidR="00F5656C" w:rsidRPr="00E60633" w:rsidRDefault="00F5656C" w:rsidP="00061818">
            <w:pPr>
              <w:jc w:val="both"/>
              <w:rPr>
                <w:rFonts w:ascii="Arial" w:eastAsia="Arial" w:hAnsi="Arial" w:cs="Arial"/>
                <w:color w:val="202124"/>
                <w:sz w:val="24"/>
                <w:szCs w:val="24"/>
                <w:highlight w:val="white"/>
              </w:rPr>
            </w:pPr>
          </w:p>
          <w:p w14:paraId="51C0EB0D" w14:textId="5B7926F4" w:rsidR="00061818" w:rsidRPr="00E60633" w:rsidRDefault="00061818" w:rsidP="00061818">
            <w:pPr>
              <w:jc w:val="both"/>
              <w:rPr>
                <w:rFonts w:ascii="Arial" w:eastAsia="Arial" w:hAnsi="Arial" w:cs="Arial"/>
                <w:color w:val="202124"/>
                <w:sz w:val="24"/>
                <w:szCs w:val="24"/>
                <w:highlight w:val="white"/>
              </w:rPr>
            </w:pPr>
          </w:p>
        </w:tc>
        <w:tc>
          <w:tcPr>
            <w:tcW w:w="4963" w:type="dxa"/>
          </w:tcPr>
          <w:p w14:paraId="6F716B50" w14:textId="77777777" w:rsidR="00061818" w:rsidRDefault="00061818" w:rsidP="00F5656C">
            <w:pPr>
              <w:jc w:val="both"/>
              <w:rPr>
                <w:rFonts w:ascii="Arial" w:eastAsia="Arial" w:hAnsi="Arial" w:cs="Arial"/>
                <w:color w:val="202124"/>
                <w:sz w:val="24"/>
                <w:szCs w:val="24"/>
                <w:highlight w:val="white"/>
              </w:rPr>
            </w:pPr>
          </w:p>
          <w:p w14:paraId="6D2EDC90" w14:textId="77777777" w:rsidR="00F5656C" w:rsidRDefault="00F5656C" w:rsidP="00F5656C">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Além da plataforma web sistema deve se adaptar a plataforma mobile. </w:t>
            </w:r>
          </w:p>
          <w:p w14:paraId="21BE2726" w14:textId="0592E540" w:rsidR="00F5656C" w:rsidRPr="00E60633" w:rsidRDefault="00F5656C" w:rsidP="00F5656C">
            <w:pPr>
              <w:jc w:val="both"/>
              <w:rPr>
                <w:rFonts w:ascii="Arial" w:eastAsia="Arial" w:hAnsi="Arial" w:cs="Arial"/>
                <w:color w:val="202124"/>
                <w:sz w:val="24"/>
                <w:szCs w:val="24"/>
                <w:highlight w:val="white"/>
              </w:rPr>
            </w:pPr>
          </w:p>
        </w:tc>
      </w:tr>
      <w:tr w:rsidR="00061818" w:rsidRPr="00E60633" w14:paraId="7A1E2703" w14:textId="77777777" w:rsidTr="67307391">
        <w:tc>
          <w:tcPr>
            <w:tcW w:w="4247" w:type="dxa"/>
          </w:tcPr>
          <w:p w14:paraId="2A6DD732" w14:textId="77777777" w:rsidR="00061818" w:rsidRPr="005836A6" w:rsidRDefault="00061818" w:rsidP="00061818">
            <w:pPr>
              <w:jc w:val="both"/>
              <w:rPr>
                <w:rFonts w:ascii="Arial" w:eastAsia="Arial" w:hAnsi="Arial" w:cs="Arial"/>
                <w:sz w:val="24"/>
                <w:szCs w:val="24"/>
                <w:highlight w:val="white"/>
              </w:rPr>
            </w:pPr>
          </w:p>
          <w:p w14:paraId="52E556E7" w14:textId="56DB9F9D" w:rsidR="00914561" w:rsidRPr="005836A6" w:rsidRDefault="00F5656C" w:rsidP="00F5656C">
            <w:pPr>
              <w:jc w:val="both"/>
              <w:rPr>
                <w:rFonts w:ascii="Arial" w:eastAsia="Arial" w:hAnsi="Arial" w:cs="Arial"/>
                <w:sz w:val="24"/>
                <w:szCs w:val="24"/>
                <w:highlight w:val="white"/>
              </w:rPr>
            </w:pPr>
            <w:r w:rsidRPr="005836A6">
              <w:rPr>
                <w:rFonts w:ascii="Arial" w:eastAsia="Arial" w:hAnsi="Arial" w:cs="Arial"/>
                <w:sz w:val="24"/>
                <w:szCs w:val="24"/>
                <w:highlight w:val="white"/>
              </w:rPr>
              <w:t>RNF3</w:t>
            </w:r>
            <w:r w:rsidR="00D24AF6" w:rsidRPr="005836A6">
              <w:rPr>
                <w:rFonts w:ascii="Arial" w:eastAsia="Arial" w:hAnsi="Arial" w:cs="Arial"/>
                <w:sz w:val="24"/>
                <w:szCs w:val="24"/>
                <w:highlight w:val="white"/>
              </w:rPr>
              <w:t xml:space="preserve"> - Design </w:t>
            </w:r>
          </w:p>
        </w:tc>
        <w:tc>
          <w:tcPr>
            <w:tcW w:w="4963" w:type="dxa"/>
          </w:tcPr>
          <w:p w14:paraId="4343CF88" w14:textId="77777777" w:rsidR="00061818" w:rsidRPr="005836A6" w:rsidRDefault="00061818" w:rsidP="00061818">
            <w:pPr>
              <w:jc w:val="both"/>
              <w:rPr>
                <w:rFonts w:ascii="Arial" w:eastAsia="Arial" w:hAnsi="Arial" w:cs="Arial"/>
                <w:sz w:val="24"/>
                <w:szCs w:val="24"/>
                <w:highlight w:val="white"/>
              </w:rPr>
            </w:pPr>
          </w:p>
          <w:p w14:paraId="61F11E24" w14:textId="5C2696EB" w:rsidR="00914561" w:rsidRPr="005836A6" w:rsidRDefault="00D24AF6" w:rsidP="00F5656C">
            <w:pPr>
              <w:jc w:val="both"/>
              <w:rPr>
                <w:rFonts w:ascii="Arial" w:eastAsia="Arial" w:hAnsi="Arial" w:cs="Arial"/>
                <w:sz w:val="24"/>
                <w:szCs w:val="24"/>
                <w:highlight w:val="white"/>
              </w:rPr>
            </w:pPr>
            <w:r w:rsidRPr="005836A6">
              <w:rPr>
                <w:rFonts w:ascii="Arial" w:eastAsia="Arial" w:hAnsi="Arial" w:cs="Arial"/>
                <w:sz w:val="24"/>
                <w:szCs w:val="24"/>
                <w:highlight w:val="white"/>
              </w:rPr>
              <w:t xml:space="preserve">O sistema deve possuir uma interface organizada de fácil memorização dos fluxos fazendo o uso de ícones que evidenciem seu significado. </w:t>
            </w:r>
          </w:p>
        </w:tc>
      </w:tr>
    </w:tbl>
    <w:p w14:paraId="4207464E" w14:textId="350C6E6A" w:rsidR="00061818" w:rsidRPr="004B6118" w:rsidRDefault="00061818" w:rsidP="005836A6">
      <w:pPr>
        <w:pBdr>
          <w:top w:val="nil"/>
          <w:left w:val="nil"/>
          <w:bottom w:val="nil"/>
          <w:right w:val="nil"/>
          <w:between w:val="nil"/>
        </w:pBdr>
        <w:spacing w:after="0"/>
        <w:jc w:val="center"/>
        <w:rPr>
          <w:rFonts w:ascii="Arial" w:hAnsi="Arial" w:cs="Arial"/>
          <w:color w:val="000000"/>
          <w:sz w:val="20"/>
          <w:szCs w:val="20"/>
        </w:rPr>
      </w:pPr>
      <w:r w:rsidRPr="004B6118">
        <w:rPr>
          <w:rFonts w:ascii="Arial" w:hAnsi="Arial" w:cs="Arial"/>
          <w:b/>
          <w:bCs/>
          <w:color w:val="000000"/>
          <w:sz w:val="20"/>
          <w:szCs w:val="20"/>
        </w:rPr>
        <w:t>Quadro</w:t>
      </w:r>
      <w:r>
        <w:rPr>
          <w:rFonts w:ascii="Arial" w:hAnsi="Arial" w:cs="Arial"/>
          <w:b/>
          <w:bCs/>
          <w:color w:val="000000"/>
          <w:sz w:val="20"/>
          <w:szCs w:val="20"/>
        </w:rPr>
        <w:t xml:space="preserve"> 2 </w:t>
      </w:r>
      <w:r w:rsidRPr="004B6118">
        <w:rPr>
          <w:rFonts w:ascii="Arial" w:hAnsi="Arial" w:cs="Arial"/>
          <w:color w:val="000000"/>
          <w:sz w:val="20"/>
          <w:szCs w:val="20"/>
        </w:rPr>
        <w:t>– Especificação dos requisitos</w:t>
      </w:r>
      <w:r>
        <w:rPr>
          <w:rFonts w:ascii="Arial" w:hAnsi="Arial" w:cs="Arial"/>
          <w:color w:val="000000"/>
          <w:sz w:val="20"/>
          <w:szCs w:val="20"/>
        </w:rPr>
        <w:t xml:space="preserve"> não </w:t>
      </w:r>
      <w:r w:rsidRPr="004B6118">
        <w:rPr>
          <w:rFonts w:ascii="Arial" w:hAnsi="Arial" w:cs="Arial"/>
          <w:color w:val="000000"/>
          <w:sz w:val="20"/>
          <w:szCs w:val="20"/>
        </w:rPr>
        <w:t>funcionais.</w:t>
      </w:r>
    </w:p>
    <w:p w14:paraId="09F6E69D" w14:textId="5FF9CDE7"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0D5D11F4" w14:textId="46867ADB"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30240CC2" w14:textId="720A4936"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0FA79B8D" w14:textId="2C071850"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273C6F5C" w14:textId="5488DC09"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216E2747" w14:textId="19E598C0"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1821BBF1" w14:textId="6133DD3F"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1DBBABC8" w14:textId="43B9CEBB"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4A3CA2D1" w14:textId="133EFF53"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72D5CCFF" w14:textId="77777777" w:rsidR="00DD5E86" w:rsidRDefault="00DD5E86" w:rsidP="002819CE">
      <w:pPr>
        <w:pBdr>
          <w:top w:val="nil"/>
          <w:left w:val="nil"/>
          <w:bottom w:val="nil"/>
          <w:right w:val="nil"/>
          <w:between w:val="nil"/>
        </w:pBdr>
        <w:spacing w:after="0"/>
        <w:jc w:val="both"/>
        <w:rPr>
          <w:rFonts w:ascii="Arial" w:hAnsi="Arial" w:cs="Arial"/>
          <w:color w:val="000000"/>
          <w:sz w:val="24"/>
          <w:szCs w:val="24"/>
        </w:rPr>
      </w:pPr>
    </w:p>
    <w:p w14:paraId="41443915" w14:textId="714EA2B5" w:rsidR="00602BB5" w:rsidRDefault="00602BB5" w:rsidP="002819CE">
      <w:pPr>
        <w:pBdr>
          <w:top w:val="nil"/>
          <w:left w:val="nil"/>
          <w:bottom w:val="nil"/>
          <w:right w:val="nil"/>
          <w:between w:val="nil"/>
        </w:pBdr>
        <w:spacing w:after="0"/>
        <w:jc w:val="both"/>
        <w:rPr>
          <w:rFonts w:ascii="Arial" w:hAnsi="Arial" w:cs="Arial"/>
          <w:color w:val="000000"/>
          <w:sz w:val="24"/>
          <w:szCs w:val="24"/>
        </w:rPr>
      </w:pPr>
    </w:p>
    <w:p w14:paraId="70C4EFEA" w14:textId="4E34CF14" w:rsidR="00602BB5" w:rsidRDefault="00602BB5" w:rsidP="002819CE">
      <w:pPr>
        <w:pBdr>
          <w:top w:val="nil"/>
          <w:left w:val="nil"/>
          <w:bottom w:val="nil"/>
          <w:right w:val="nil"/>
          <w:between w:val="nil"/>
        </w:pBdr>
        <w:spacing w:after="0"/>
        <w:jc w:val="both"/>
        <w:rPr>
          <w:rFonts w:ascii="Arial" w:hAnsi="Arial" w:cs="Arial"/>
          <w:color w:val="000000"/>
          <w:sz w:val="24"/>
          <w:szCs w:val="24"/>
        </w:rPr>
      </w:pPr>
    </w:p>
    <w:p w14:paraId="5AF921D5" w14:textId="2293D3FA" w:rsidR="00602BB5" w:rsidRDefault="00602BB5" w:rsidP="002819CE">
      <w:pPr>
        <w:pBdr>
          <w:top w:val="nil"/>
          <w:left w:val="nil"/>
          <w:bottom w:val="nil"/>
          <w:right w:val="nil"/>
          <w:between w:val="nil"/>
        </w:pBdr>
        <w:spacing w:after="0"/>
        <w:jc w:val="both"/>
        <w:rPr>
          <w:rFonts w:ascii="Arial" w:hAnsi="Arial" w:cs="Arial"/>
          <w:color w:val="000000"/>
          <w:sz w:val="24"/>
          <w:szCs w:val="24"/>
        </w:rPr>
      </w:pPr>
    </w:p>
    <w:p w14:paraId="1C37F15E" w14:textId="29336AEE" w:rsidR="00602BB5" w:rsidRDefault="00602BB5" w:rsidP="002819CE">
      <w:pPr>
        <w:pBdr>
          <w:top w:val="nil"/>
          <w:left w:val="nil"/>
          <w:bottom w:val="nil"/>
          <w:right w:val="nil"/>
          <w:between w:val="nil"/>
        </w:pBdr>
        <w:spacing w:after="0"/>
        <w:jc w:val="both"/>
        <w:rPr>
          <w:rFonts w:ascii="Arial" w:hAnsi="Arial" w:cs="Arial"/>
          <w:color w:val="000000"/>
          <w:sz w:val="24"/>
          <w:szCs w:val="24"/>
        </w:rPr>
      </w:pPr>
    </w:p>
    <w:p w14:paraId="349A06C0" w14:textId="77777777" w:rsidR="00602BB5" w:rsidRDefault="00602BB5" w:rsidP="002819CE">
      <w:pPr>
        <w:pBdr>
          <w:top w:val="nil"/>
          <w:left w:val="nil"/>
          <w:bottom w:val="nil"/>
          <w:right w:val="nil"/>
          <w:between w:val="nil"/>
        </w:pBdr>
        <w:spacing w:after="0"/>
        <w:jc w:val="both"/>
        <w:rPr>
          <w:rFonts w:ascii="Arial" w:hAnsi="Arial" w:cs="Arial"/>
          <w:color w:val="000000"/>
          <w:sz w:val="24"/>
          <w:szCs w:val="24"/>
        </w:rPr>
      </w:pPr>
    </w:p>
    <w:p w14:paraId="72DC268F" w14:textId="77777777" w:rsidR="00CA76BF" w:rsidRDefault="00CA76BF" w:rsidP="00CA76BF">
      <w:pPr>
        <w:pStyle w:val="PargrafodaLista"/>
        <w:spacing w:after="0"/>
        <w:jc w:val="both"/>
        <w:rPr>
          <w:rFonts w:ascii="Arial" w:hAnsi="Arial" w:cs="Arial"/>
          <w:b/>
          <w:color w:val="000000" w:themeColor="text1"/>
          <w:sz w:val="24"/>
          <w:szCs w:val="24"/>
        </w:rPr>
      </w:pPr>
    </w:p>
    <w:p w14:paraId="20DC77DB" w14:textId="77777777" w:rsidR="00CA76BF" w:rsidRDefault="00CA76BF" w:rsidP="00CA76BF">
      <w:pPr>
        <w:pStyle w:val="PargrafodaLista"/>
        <w:spacing w:after="0"/>
        <w:jc w:val="both"/>
        <w:rPr>
          <w:rFonts w:ascii="Arial" w:hAnsi="Arial" w:cs="Arial"/>
          <w:b/>
          <w:color w:val="000000" w:themeColor="text1"/>
          <w:sz w:val="24"/>
          <w:szCs w:val="24"/>
        </w:rPr>
      </w:pPr>
    </w:p>
    <w:p w14:paraId="17AB920A" w14:textId="77777777" w:rsidR="00CA76BF" w:rsidRDefault="00CA76BF" w:rsidP="00CA76BF">
      <w:pPr>
        <w:pStyle w:val="PargrafodaLista"/>
        <w:spacing w:after="0"/>
        <w:jc w:val="both"/>
        <w:rPr>
          <w:rFonts w:ascii="Arial" w:hAnsi="Arial" w:cs="Arial"/>
          <w:b/>
          <w:color w:val="000000" w:themeColor="text1"/>
          <w:sz w:val="24"/>
          <w:szCs w:val="24"/>
        </w:rPr>
      </w:pPr>
    </w:p>
    <w:p w14:paraId="3C648926" w14:textId="57919FFD" w:rsidR="00CA76BF" w:rsidRDefault="00CA76BF" w:rsidP="00CA76BF">
      <w:pPr>
        <w:pStyle w:val="PargrafodaLista"/>
        <w:spacing w:after="0"/>
        <w:jc w:val="both"/>
        <w:rPr>
          <w:rFonts w:ascii="Arial" w:hAnsi="Arial" w:cs="Arial"/>
          <w:b/>
          <w:color w:val="000000" w:themeColor="text1"/>
          <w:sz w:val="24"/>
          <w:szCs w:val="24"/>
        </w:rPr>
      </w:pPr>
    </w:p>
    <w:p w14:paraId="08B38B40" w14:textId="77777777" w:rsidR="00CA76BF" w:rsidRDefault="00CA76BF" w:rsidP="00CA76BF">
      <w:pPr>
        <w:pStyle w:val="PargrafodaLista"/>
        <w:spacing w:after="0"/>
        <w:jc w:val="both"/>
        <w:rPr>
          <w:rFonts w:ascii="Arial" w:hAnsi="Arial" w:cs="Arial"/>
          <w:b/>
          <w:color w:val="000000" w:themeColor="text1"/>
          <w:sz w:val="24"/>
          <w:szCs w:val="24"/>
        </w:rPr>
      </w:pPr>
    </w:p>
    <w:p w14:paraId="1BCA24A5" w14:textId="4EB33A1B" w:rsidR="00DC7F4A" w:rsidRPr="00CA76BF" w:rsidRDefault="002819CE" w:rsidP="00CA76BF">
      <w:pPr>
        <w:pStyle w:val="PargrafodaLista"/>
        <w:numPr>
          <w:ilvl w:val="0"/>
          <w:numId w:val="4"/>
        </w:numPr>
        <w:spacing w:after="0"/>
        <w:jc w:val="both"/>
        <w:rPr>
          <w:b/>
          <w:bCs/>
          <w:color w:val="000000" w:themeColor="text1"/>
          <w:sz w:val="24"/>
          <w:szCs w:val="24"/>
        </w:rPr>
      </w:pPr>
      <w:r w:rsidRPr="00CA76BF">
        <w:rPr>
          <w:rFonts w:ascii="Arial" w:hAnsi="Arial" w:cs="Arial"/>
          <w:b/>
          <w:color w:val="000000" w:themeColor="text1"/>
          <w:sz w:val="24"/>
          <w:szCs w:val="24"/>
        </w:rPr>
        <w:t>Casos de Uso</w:t>
      </w:r>
    </w:p>
    <w:p w14:paraId="71500A7A" w14:textId="5595ED10" w:rsidR="00DC7F4A" w:rsidRDefault="00DC7F4A" w:rsidP="1727AFFD">
      <w:pPr>
        <w:spacing w:after="0"/>
        <w:jc w:val="both"/>
        <w:rPr>
          <w:rFonts w:ascii="Arial" w:hAnsi="Arial" w:cs="Arial"/>
          <w:b/>
          <w:color w:val="000000" w:themeColor="text1"/>
          <w:sz w:val="24"/>
          <w:szCs w:val="24"/>
        </w:rPr>
      </w:pPr>
    </w:p>
    <w:p w14:paraId="14E40555" w14:textId="77777777" w:rsidR="00DC7F4A" w:rsidRDefault="00DC7F4A" w:rsidP="1727AFFD">
      <w:pPr>
        <w:spacing w:after="0"/>
        <w:jc w:val="both"/>
        <w:rPr>
          <w:rFonts w:ascii="Arial" w:hAnsi="Arial" w:cs="Arial"/>
          <w:b/>
          <w:color w:val="000000" w:themeColor="text1"/>
          <w:sz w:val="24"/>
          <w:szCs w:val="24"/>
        </w:rPr>
      </w:pPr>
    </w:p>
    <w:p w14:paraId="2033FF52" w14:textId="4DAD856A" w:rsidR="00DC7F4A" w:rsidRDefault="67307391" w:rsidP="1727AFFD">
      <w:pPr>
        <w:spacing w:after="0"/>
        <w:jc w:val="both"/>
        <w:rPr>
          <w:rFonts w:ascii="Arial" w:hAnsi="Arial" w:cs="Arial"/>
          <w:b/>
          <w:color w:val="000000" w:themeColor="text1"/>
          <w:sz w:val="24"/>
          <w:szCs w:val="24"/>
        </w:rPr>
      </w:pPr>
      <w:ins w:id="1" w:author="Lisiane Gonçalves da Silva" w:date="2020-11-03T22:39:00Z">
        <w:r>
          <w:rPr>
            <w:noProof/>
          </w:rPr>
          <w:drawing>
            <wp:anchor distT="0" distB="0" distL="114300" distR="114300" simplePos="0" relativeHeight="251658240" behindDoc="1" locked="0" layoutInCell="1" allowOverlap="1" wp14:anchorId="3DF3CE79" wp14:editId="6EBAA30E">
              <wp:simplePos x="0" y="0"/>
              <wp:positionH relativeFrom="column">
                <wp:align>left</wp:align>
              </wp:positionH>
              <wp:positionV relativeFrom="paragraph">
                <wp:posOffset>0</wp:posOffset>
              </wp:positionV>
              <wp:extent cx="6219191" cy="5234940"/>
              <wp:effectExtent l="0" t="0" r="0" b="3810"/>
              <wp:wrapSquare wrapText="bothSides"/>
              <wp:docPr id="968992999" name="Imagem 46063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0631335"/>
                      <pic:cNvPicPr/>
                    </pic:nvPicPr>
                    <pic:blipFill>
                      <a:blip r:embed="rId12">
                        <a:extLst>
                          <a:ext uri="{28A0092B-C50C-407E-A947-70E740481C1C}">
                            <a14:useLocalDpi xmlns:a14="http://schemas.microsoft.com/office/drawing/2010/main" val="0"/>
                          </a:ext>
                        </a:extLst>
                      </a:blip>
                      <a:stretch>
                        <a:fillRect/>
                      </a:stretch>
                    </pic:blipFill>
                    <pic:spPr>
                      <a:xfrm>
                        <a:off x="0" y="0"/>
                        <a:ext cx="6219191" cy="5234940"/>
                      </a:xfrm>
                      <a:prstGeom prst="rect">
                        <a:avLst/>
                      </a:prstGeom>
                    </pic:spPr>
                  </pic:pic>
                </a:graphicData>
              </a:graphic>
              <wp14:sizeRelH relativeFrom="page">
                <wp14:pctWidth>0</wp14:pctWidth>
              </wp14:sizeRelH>
              <wp14:sizeRelV relativeFrom="page">
                <wp14:pctHeight>0</wp14:pctHeight>
              </wp14:sizeRelV>
            </wp:anchor>
          </w:drawing>
        </w:r>
      </w:ins>
    </w:p>
    <w:p w14:paraId="19F99266" w14:textId="16720BB4" w:rsidR="00DC7F4A" w:rsidRDefault="00DC7F4A" w:rsidP="1727AFFD">
      <w:pPr>
        <w:spacing w:after="0"/>
        <w:jc w:val="both"/>
        <w:rPr>
          <w:rFonts w:ascii="Arial" w:hAnsi="Arial" w:cs="Arial"/>
          <w:b/>
          <w:color w:val="000000" w:themeColor="text1"/>
          <w:sz w:val="24"/>
          <w:szCs w:val="24"/>
        </w:rPr>
      </w:pPr>
    </w:p>
    <w:p w14:paraId="3037B828" w14:textId="64A0A01C" w:rsidR="00DC7F4A" w:rsidRDefault="00DC7F4A" w:rsidP="1727AFFD">
      <w:pPr>
        <w:spacing w:after="0"/>
        <w:jc w:val="both"/>
        <w:rPr>
          <w:rFonts w:ascii="Arial" w:hAnsi="Arial" w:cs="Arial"/>
          <w:b/>
          <w:color w:val="000000" w:themeColor="text1"/>
          <w:sz w:val="24"/>
          <w:szCs w:val="24"/>
        </w:rPr>
      </w:pPr>
    </w:p>
    <w:p w14:paraId="012B3A40" w14:textId="72666830" w:rsidR="00DC7F4A" w:rsidRDefault="00DC7F4A" w:rsidP="1727AFFD">
      <w:pPr>
        <w:spacing w:after="0"/>
        <w:jc w:val="both"/>
        <w:rPr>
          <w:rFonts w:ascii="Arial" w:hAnsi="Arial" w:cs="Arial"/>
          <w:b/>
          <w:color w:val="000000" w:themeColor="text1"/>
          <w:sz w:val="24"/>
          <w:szCs w:val="24"/>
        </w:rPr>
      </w:pPr>
    </w:p>
    <w:p w14:paraId="5DB7E974" w14:textId="738401CC" w:rsidR="00DC7F4A" w:rsidRPr="00E12C55" w:rsidRDefault="00DC7F4A" w:rsidP="1727AFFD">
      <w:pPr>
        <w:spacing w:after="0"/>
        <w:jc w:val="both"/>
        <w:rPr>
          <w:rFonts w:ascii="Arial" w:hAnsi="Arial" w:cs="Arial"/>
          <w:b/>
          <w:color w:val="000000" w:themeColor="text1"/>
          <w:sz w:val="24"/>
          <w:szCs w:val="24"/>
          <w:u w:val="single"/>
        </w:rPr>
      </w:pPr>
    </w:p>
    <w:p w14:paraId="2A45D636" w14:textId="5437AD0F" w:rsidR="00DC7F4A" w:rsidRDefault="00DC7F4A" w:rsidP="1727AFFD">
      <w:pPr>
        <w:spacing w:after="0"/>
        <w:jc w:val="both"/>
        <w:rPr>
          <w:rFonts w:ascii="Arial" w:hAnsi="Arial" w:cs="Arial"/>
          <w:b/>
          <w:color w:val="000000" w:themeColor="text1"/>
          <w:sz w:val="24"/>
          <w:szCs w:val="24"/>
        </w:rPr>
      </w:pPr>
    </w:p>
    <w:p w14:paraId="76F6F150" w14:textId="7A94743C" w:rsidR="00DC7F4A" w:rsidRDefault="00DC7F4A" w:rsidP="1727AFFD">
      <w:pPr>
        <w:spacing w:after="0"/>
        <w:jc w:val="both"/>
        <w:rPr>
          <w:rFonts w:ascii="Arial" w:hAnsi="Arial" w:cs="Arial"/>
          <w:b/>
          <w:color w:val="000000" w:themeColor="text1"/>
          <w:sz w:val="24"/>
          <w:szCs w:val="24"/>
        </w:rPr>
      </w:pPr>
    </w:p>
    <w:p w14:paraId="2C3C0A79" w14:textId="166A945C" w:rsidR="00DC7F4A" w:rsidRDefault="00DC7F4A" w:rsidP="1727AFFD">
      <w:pPr>
        <w:spacing w:after="0"/>
        <w:jc w:val="both"/>
        <w:rPr>
          <w:rFonts w:ascii="Arial" w:hAnsi="Arial" w:cs="Arial"/>
          <w:b/>
          <w:color w:val="000000" w:themeColor="text1"/>
          <w:sz w:val="24"/>
          <w:szCs w:val="24"/>
        </w:rPr>
      </w:pPr>
    </w:p>
    <w:p w14:paraId="11CA3D14" w14:textId="1695EFD3" w:rsidR="00DC7F4A" w:rsidRDefault="00DC7F4A" w:rsidP="1727AFFD">
      <w:pPr>
        <w:spacing w:after="0"/>
        <w:jc w:val="both"/>
        <w:rPr>
          <w:rFonts w:ascii="Arial" w:hAnsi="Arial" w:cs="Arial"/>
          <w:b/>
          <w:color w:val="000000" w:themeColor="text1"/>
          <w:sz w:val="24"/>
          <w:szCs w:val="24"/>
        </w:rPr>
      </w:pPr>
    </w:p>
    <w:p w14:paraId="111E370A" w14:textId="4F3235C0" w:rsidR="00DC7F4A" w:rsidRDefault="00DC7F4A" w:rsidP="1727AFFD">
      <w:pPr>
        <w:spacing w:after="0"/>
        <w:jc w:val="both"/>
        <w:rPr>
          <w:rFonts w:ascii="Arial" w:hAnsi="Arial" w:cs="Arial"/>
          <w:b/>
          <w:color w:val="000000" w:themeColor="text1"/>
          <w:sz w:val="24"/>
          <w:szCs w:val="24"/>
        </w:rPr>
      </w:pPr>
    </w:p>
    <w:p w14:paraId="5444ECA7" w14:textId="73379DB4" w:rsidR="00DC7F4A" w:rsidRDefault="00DC7F4A" w:rsidP="1727AFFD">
      <w:pPr>
        <w:spacing w:after="0"/>
        <w:jc w:val="both"/>
        <w:rPr>
          <w:rFonts w:ascii="Arial" w:hAnsi="Arial" w:cs="Arial"/>
          <w:b/>
          <w:color w:val="000000" w:themeColor="text1"/>
          <w:sz w:val="24"/>
          <w:szCs w:val="24"/>
        </w:rPr>
      </w:pPr>
    </w:p>
    <w:p w14:paraId="37A9F6D4" w14:textId="0E6F0759" w:rsidR="00DC7F4A" w:rsidRDefault="00DC7F4A" w:rsidP="1727AFFD">
      <w:pPr>
        <w:spacing w:after="0"/>
        <w:jc w:val="both"/>
        <w:rPr>
          <w:rFonts w:ascii="Arial" w:hAnsi="Arial" w:cs="Arial"/>
          <w:b/>
          <w:color w:val="000000" w:themeColor="text1"/>
          <w:sz w:val="24"/>
          <w:szCs w:val="24"/>
        </w:rPr>
      </w:pPr>
    </w:p>
    <w:p w14:paraId="3975546C" w14:textId="6AF1BDA9" w:rsidR="002819CE" w:rsidRDefault="002819CE" w:rsidP="002819CE">
      <w:pPr>
        <w:pBdr>
          <w:top w:val="nil"/>
          <w:left w:val="nil"/>
          <w:bottom w:val="nil"/>
          <w:right w:val="nil"/>
          <w:between w:val="nil"/>
        </w:pBdr>
        <w:spacing w:after="0"/>
        <w:jc w:val="both"/>
        <w:rPr>
          <w:rFonts w:ascii="Arial" w:hAnsi="Arial" w:cs="Arial"/>
          <w:b/>
          <w:bCs/>
          <w:color w:val="000000"/>
          <w:sz w:val="24"/>
          <w:szCs w:val="24"/>
          <w:u w:val="single"/>
        </w:rPr>
      </w:pPr>
    </w:p>
    <w:p w14:paraId="5705EB10" w14:textId="1917A998" w:rsidR="00CA76BF" w:rsidRDefault="00CA76BF" w:rsidP="002819CE">
      <w:pPr>
        <w:pBdr>
          <w:top w:val="nil"/>
          <w:left w:val="nil"/>
          <w:bottom w:val="nil"/>
          <w:right w:val="nil"/>
          <w:between w:val="nil"/>
        </w:pBdr>
        <w:spacing w:after="0"/>
        <w:jc w:val="both"/>
        <w:rPr>
          <w:rFonts w:ascii="Arial" w:hAnsi="Arial" w:cs="Arial"/>
          <w:b/>
          <w:bCs/>
          <w:color w:val="000000"/>
          <w:sz w:val="24"/>
          <w:szCs w:val="24"/>
          <w:u w:val="single"/>
        </w:rPr>
      </w:pPr>
    </w:p>
    <w:p w14:paraId="3BD1EB75" w14:textId="77777777" w:rsidR="00CA76BF" w:rsidRPr="002819CE" w:rsidRDefault="00CA76BF" w:rsidP="002819CE">
      <w:pPr>
        <w:pBdr>
          <w:top w:val="nil"/>
          <w:left w:val="nil"/>
          <w:bottom w:val="nil"/>
          <w:right w:val="nil"/>
          <w:between w:val="nil"/>
        </w:pBdr>
        <w:spacing w:after="0"/>
        <w:jc w:val="both"/>
        <w:rPr>
          <w:rFonts w:ascii="Arial" w:hAnsi="Arial" w:cs="Arial"/>
          <w:b/>
          <w:bCs/>
          <w:color w:val="000000"/>
          <w:sz w:val="24"/>
          <w:szCs w:val="24"/>
          <w:u w:val="single"/>
        </w:rPr>
      </w:pPr>
    </w:p>
    <w:p w14:paraId="6DDE4818" w14:textId="7F19DD22" w:rsidR="00E60633" w:rsidRPr="006110C2" w:rsidRDefault="00EA637C" w:rsidP="002819CE">
      <w:pPr>
        <w:pStyle w:val="PargrafodaLista"/>
        <w:numPr>
          <w:ilvl w:val="0"/>
          <w:numId w:val="4"/>
        </w:numPr>
        <w:pBdr>
          <w:top w:val="nil"/>
          <w:left w:val="nil"/>
          <w:bottom w:val="nil"/>
          <w:right w:val="nil"/>
          <w:between w:val="nil"/>
        </w:pBdr>
        <w:spacing w:after="0"/>
        <w:jc w:val="both"/>
        <w:rPr>
          <w:rFonts w:ascii="Arial" w:hAnsi="Arial" w:cs="Arial"/>
          <w:b/>
          <w:bCs/>
          <w:color w:val="000000"/>
          <w:sz w:val="24"/>
          <w:szCs w:val="24"/>
        </w:rPr>
      </w:pPr>
      <w:r w:rsidRPr="1727AFFD">
        <w:rPr>
          <w:rFonts w:ascii="Arial" w:hAnsi="Arial" w:cs="Arial"/>
          <w:b/>
          <w:color w:val="000000" w:themeColor="text1"/>
          <w:sz w:val="24"/>
          <w:szCs w:val="24"/>
        </w:rPr>
        <w:t>Análise</w:t>
      </w:r>
      <w:r w:rsidR="00E60633" w:rsidRPr="1727AFFD">
        <w:rPr>
          <w:rFonts w:ascii="Arial" w:hAnsi="Arial" w:cs="Arial"/>
          <w:b/>
          <w:color w:val="000000" w:themeColor="text1"/>
          <w:sz w:val="24"/>
          <w:szCs w:val="24"/>
        </w:rPr>
        <w:t xml:space="preserve"> de Risco:</w:t>
      </w:r>
    </w:p>
    <w:p w14:paraId="1E456BF9" w14:textId="60A46CDE" w:rsidR="006110C2" w:rsidRDefault="006110C2" w:rsidP="006110C2">
      <w:pPr>
        <w:pBdr>
          <w:top w:val="nil"/>
          <w:left w:val="nil"/>
          <w:bottom w:val="nil"/>
          <w:right w:val="nil"/>
          <w:between w:val="nil"/>
        </w:pBdr>
        <w:spacing w:after="0"/>
        <w:ind w:left="720"/>
        <w:jc w:val="both"/>
        <w:rPr>
          <w:rFonts w:ascii="Arial" w:hAnsi="Arial" w:cs="Arial"/>
          <w:b/>
          <w:bCs/>
          <w:color w:val="000000"/>
          <w:sz w:val="24"/>
          <w:szCs w:val="24"/>
        </w:rPr>
      </w:pPr>
    </w:p>
    <w:p w14:paraId="1EF16CEC" w14:textId="4C291785" w:rsidR="006110C2" w:rsidRDefault="006110C2" w:rsidP="006110C2">
      <w:pPr>
        <w:pBdr>
          <w:top w:val="nil"/>
          <w:left w:val="nil"/>
          <w:bottom w:val="nil"/>
          <w:right w:val="nil"/>
          <w:between w:val="nil"/>
        </w:pBdr>
        <w:spacing w:after="0"/>
        <w:ind w:left="720"/>
        <w:jc w:val="both"/>
        <w:rPr>
          <w:rFonts w:ascii="Arial" w:hAnsi="Arial" w:cs="Arial"/>
          <w:b/>
          <w:bCs/>
          <w:color w:val="000000"/>
          <w:sz w:val="24"/>
          <w:szCs w:val="24"/>
        </w:rPr>
      </w:pPr>
      <w:r>
        <w:rPr>
          <w:rFonts w:ascii="Arial" w:hAnsi="Arial" w:cs="Arial"/>
          <w:b/>
          <w:bCs/>
          <w:color w:val="000000"/>
          <w:sz w:val="24"/>
          <w:szCs w:val="24"/>
        </w:rPr>
        <w:t>6.1 Riscos Internos</w:t>
      </w:r>
    </w:p>
    <w:p w14:paraId="5F782C25" w14:textId="77777777" w:rsidR="00CA76BF" w:rsidRPr="006110C2" w:rsidRDefault="00CA76BF" w:rsidP="006110C2">
      <w:pPr>
        <w:pBdr>
          <w:top w:val="nil"/>
          <w:left w:val="nil"/>
          <w:bottom w:val="nil"/>
          <w:right w:val="nil"/>
          <w:between w:val="nil"/>
        </w:pBdr>
        <w:spacing w:after="0"/>
        <w:ind w:left="720"/>
        <w:jc w:val="both"/>
        <w:rPr>
          <w:rFonts w:ascii="Arial" w:hAnsi="Arial" w:cs="Arial"/>
          <w:b/>
          <w:bCs/>
          <w:color w:val="000000"/>
          <w:sz w:val="24"/>
          <w:szCs w:val="24"/>
        </w:rPr>
      </w:pPr>
    </w:p>
    <w:p w14:paraId="6A7BF25D" w14:textId="300DD5CB"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tbl>
      <w:tblPr>
        <w:tblW w:w="9491"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5245"/>
      </w:tblGrid>
      <w:tr w:rsidR="006110C2" w:rsidRPr="00E60633" w14:paraId="5642655A" w14:textId="77777777" w:rsidTr="67307391">
        <w:trPr>
          <w:trHeight w:val="968"/>
        </w:trPr>
        <w:tc>
          <w:tcPr>
            <w:tcW w:w="4246" w:type="dxa"/>
          </w:tcPr>
          <w:p w14:paraId="6FB2D6D1" w14:textId="77777777" w:rsidR="006110C2" w:rsidRPr="00E60633" w:rsidRDefault="006110C2" w:rsidP="00282BB0">
            <w:pPr>
              <w:jc w:val="center"/>
              <w:rPr>
                <w:rFonts w:ascii="Arial" w:eastAsia="Arial" w:hAnsi="Arial" w:cs="Arial"/>
                <w:b/>
                <w:color w:val="202124"/>
                <w:sz w:val="24"/>
                <w:szCs w:val="24"/>
                <w:highlight w:val="white"/>
              </w:rPr>
            </w:pPr>
          </w:p>
          <w:p w14:paraId="3AE80065" w14:textId="0DDC78B2" w:rsidR="006110C2" w:rsidRPr="00E60633" w:rsidRDefault="006110C2" w:rsidP="00282BB0">
            <w:pPr>
              <w:jc w:val="center"/>
              <w:rPr>
                <w:rFonts w:ascii="Arial" w:eastAsia="Arial" w:hAnsi="Arial" w:cs="Arial"/>
                <w:b/>
                <w:color w:val="202124"/>
                <w:sz w:val="24"/>
                <w:szCs w:val="24"/>
                <w:highlight w:val="white"/>
              </w:rPr>
            </w:pPr>
            <w:r>
              <w:rPr>
                <w:rFonts w:ascii="Arial" w:eastAsia="Arial" w:hAnsi="Arial" w:cs="Arial"/>
                <w:b/>
                <w:color w:val="202124"/>
                <w:sz w:val="24"/>
                <w:szCs w:val="24"/>
                <w:highlight w:val="white"/>
              </w:rPr>
              <w:t xml:space="preserve">Riscos </w:t>
            </w:r>
          </w:p>
          <w:p w14:paraId="7163EEE4" w14:textId="77777777" w:rsidR="006110C2" w:rsidRPr="00E60633" w:rsidRDefault="006110C2" w:rsidP="00282BB0">
            <w:pPr>
              <w:jc w:val="center"/>
              <w:rPr>
                <w:rFonts w:ascii="Arial" w:eastAsia="Arial" w:hAnsi="Arial" w:cs="Arial"/>
                <w:color w:val="202124"/>
                <w:sz w:val="24"/>
                <w:szCs w:val="24"/>
                <w:highlight w:val="white"/>
              </w:rPr>
            </w:pPr>
          </w:p>
        </w:tc>
        <w:tc>
          <w:tcPr>
            <w:tcW w:w="5245" w:type="dxa"/>
          </w:tcPr>
          <w:p w14:paraId="21D0969E" w14:textId="77777777" w:rsidR="006110C2" w:rsidRPr="00E60633" w:rsidRDefault="006110C2" w:rsidP="00282BB0">
            <w:pPr>
              <w:jc w:val="center"/>
              <w:rPr>
                <w:rFonts w:ascii="Arial" w:eastAsia="Arial" w:hAnsi="Arial" w:cs="Arial"/>
                <w:color w:val="202124"/>
                <w:sz w:val="24"/>
                <w:szCs w:val="24"/>
                <w:highlight w:val="white"/>
              </w:rPr>
            </w:pPr>
          </w:p>
          <w:p w14:paraId="5A2EF38E" w14:textId="16BA2B3F" w:rsidR="006110C2" w:rsidRPr="00E60633" w:rsidRDefault="006110C2" w:rsidP="00282BB0">
            <w:pPr>
              <w:jc w:val="center"/>
              <w:rPr>
                <w:rFonts w:ascii="Arial" w:eastAsia="Arial" w:hAnsi="Arial" w:cs="Arial"/>
                <w:b/>
                <w:color w:val="202124"/>
                <w:sz w:val="24"/>
                <w:szCs w:val="24"/>
                <w:highlight w:val="white"/>
              </w:rPr>
            </w:pPr>
            <w:r>
              <w:rPr>
                <w:rFonts w:ascii="Arial" w:eastAsia="Arial" w:hAnsi="Arial" w:cs="Arial"/>
                <w:b/>
                <w:color w:val="202124"/>
                <w:sz w:val="24"/>
                <w:szCs w:val="24"/>
                <w:highlight w:val="white"/>
              </w:rPr>
              <w:t>Possível solução</w:t>
            </w:r>
          </w:p>
        </w:tc>
      </w:tr>
      <w:tr w:rsidR="006110C2" w:rsidRPr="00E60633" w14:paraId="0C3ED6A0" w14:textId="77777777" w:rsidTr="67307391">
        <w:trPr>
          <w:trHeight w:val="1360"/>
        </w:trPr>
        <w:tc>
          <w:tcPr>
            <w:tcW w:w="4246" w:type="dxa"/>
          </w:tcPr>
          <w:p w14:paraId="4C371492" w14:textId="77777777" w:rsidR="006110C2" w:rsidRDefault="006110C2" w:rsidP="00282BB0">
            <w:pPr>
              <w:jc w:val="both"/>
              <w:rPr>
                <w:rFonts w:ascii="Arial" w:eastAsia="Arial" w:hAnsi="Arial" w:cs="Arial"/>
                <w:color w:val="202124"/>
                <w:sz w:val="24"/>
                <w:szCs w:val="24"/>
                <w:highlight w:val="white"/>
              </w:rPr>
            </w:pPr>
          </w:p>
          <w:p w14:paraId="781D0DF0" w14:textId="546945A3" w:rsidR="006110C2" w:rsidRPr="00E60633" w:rsidRDefault="00DA131B" w:rsidP="00282BB0">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Falha de equipamentos</w:t>
            </w:r>
          </w:p>
        </w:tc>
        <w:tc>
          <w:tcPr>
            <w:tcW w:w="5245" w:type="dxa"/>
          </w:tcPr>
          <w:p w14:paraId="0DAC956B" w14:textId="77777777" w:rsidR="006110C2" w:rsidRDefault="006110C2" w:rsidP="00282BB0">
            <w:pPr>
              <w:jc w:val="both"/>
              <w:rPr>
                <w:rFonts w:ascii="Arial" w:eastAsia="Arial" w:hAnsi="Arial" w:cs="Arial"/>
                <w:sz w:val="24"/>
                <w:szCs w:val="24"/>
              </w:rPr>
            </w:pPr>
          </w:p>
          <w:p w14:paraId="30ECECA2" w14:textId="48E79E44" w:rsidR="006110C2" w:rsidRDefault="00825E38" w:rsidP="00282BB0">
            <w:pPr>
              <w:jc w:val="both"/>
              <w:rPr>
                <w:rFonts w:ascii="Arial" w:eastAsia="Arial" w:hAnsi="Arial" w:cs="Arial"/>
                <w:sz w:val="24"/>
                <w:szCs w:val="24"/>
              </w:rPr>
            </w:pPr>
            <w:r>
              <w:rPr>
                <w:rFonts w:ascii="Arial" w:eastAsia="Arial" w:hAnsi="Arial" w:cs="Arial"/>
                <w:sz w:val="24"/>
                <w:szCs w:val="24"/>
              </w:rPr>
              <w:t xml:space="preserve">Manutenção ou troca de equipamento </w:t>
            </w:r>
            <w:r w:rsidR="00656B34">
              <w:rPr>
                <w:rFonts w:ascii="Arial" w:eastAsia="Arial" w:hAnsi="Arial" w:cs="Arial"/>
                <w:sz w:val="24"/>
                <w:szCs w:val="24"/>
              </w:rPr>
              <w:t>(o</w:t>
            </w:r>
            <w:r>
              <w:rPr>
                <w:rFonts w:ascii="Arial" w:eastAsia="Arial" w:hAnsi="Arial" w:cs="Arial"/>
                <w:sz w:val="24"/>
                <w:szCs w:val="24"/>
              </w:rPr>
              <w:t xml:space="preserve"> que </w:t>
            </w:r>
            <w:r w:rsidR="00656B34">
              <w:rPr>
                <w:rFonts w:ascii="Arial" w:eastAsia="Arial" w:hAnsi="Arial" w:cs="Arial"/>
                <w:sz w:val="24"/>
                <w:szCs w:val="24"/>
              </w:rPr>
              <w:t>tomar menos</w:t>
            </w:r>
            <w:r>
              <w:rPr>
                <w:rFonts w:ascii="Arial" w:eastAsia="Arial" w:hAnsi="Arial" w:cs="Arial"/>
                <w:sz w:val="24"/>
                <w:szCs w:val="24"/>
              </w:rPr>
              <w:t xml:space="preserve"> tempo</w:t>
            </w:r>
            <w:r w:rsidR="00A17C81">
              <w:rPr>
                <w:rFonts w:ascii="Arial" w:eastAsia="Arial" w:hAnsi="Arial" w:cs="Arial"/>
                <w:sz w:val="24"/>
                <w:szCs w:val="24"/>
              </w:rPr>
              <w:t xml:space="preserve"> e solucione devidamente o problema</w:t>
            </w:r>
            <w:r>
              <w:rPr>
                <w:rFonts w:ascii="Arial" w:eastAsia="Arial" w:hAnsi="Arial" w:cs="Arial"/>
                <w:sz w:val="24"/>
                <w:szCs w:val="24"/>
              </w:rPr>
              <w:t>)</w:t>
            </w:r>
          </w:p>
        </w:tc>
      </w:tr>
      <w:tr w:rsidR="006110C2" w:rsidRPr="00E60633" w14:paraId="66931572" w14:textId="77777777" w:rsidTr="67307391">
        <w:trPr>
          <w:trHeight w:val="1680"/>
        </w:trPr>
        <w:tc>
          <w:tcPr>
            <w:tcW w:w="4246" w:type="dxa"/>
          </w:tcPr>
          <w:p w14:paraId="61BC6E72" w14:textId="77777777" w:rsidR="006110C2" w:rsidRPr="00E60633" w:rsidRDefault="006110C2" w:rsidP="00282BB0">
            <w:pPr>
              <w:jc w:val="both"/>
              <w:rPr>
                <w:rFonts w:ascii="Arial" w:eastAsia="Arial" w:hAnsi="Arial" w:cs="Arial"/>
                <w:color w:val="202124"/>
                <w:sz w:val="24"/>
                <w:szCs w:val="24"/>
                <w:highlight w:val="white"/>
              </w:rPr>
            </w:pPr>
          </w:p>
          <w:p w14:paraId="14E5FFB5" w14:textId="261707AB" w:rsidR="006110C2" w:rsidRPr="00E60633" w:rsidRDefault="00DA131B" w:rsidP="00282BB0">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Falta de domínio tecnológico </w:t>
            </w:r>
          </w:p>
        </w:tc>
        <w:tc>
          <w:tcPr>
            <w:tcW w:w="5245" w:type="dxa"/>
          </w:tcPr>
          <w:p w14:paraId="568F72A2" w14:textId="77777777" w:rsidR="006110C2" w:rsidRDefault="006110C2" w:rsidP="00282BB0">
            <w:pPr>
              <w:jc w:val="both"/>
              <w:rPr>
                <w:rFonts w:ascii="Arial" w:eastAsia="Arial" w:hAnsi="Arial" w:cs="Arial"/>
                <w:color w:val="202124"/>
                <w:sz w:val="24"/>
                <w:szCs w:val="24"/>
                <w:highlight w:val="white"/>
              </w:rPr>
            </w:pPr>
          </w:p>
          <w:p w14:paraId="582D8D50" w14:textId="4037BB0D" w:rsidR="006110C2" w:rsidRPr="00E60633" w:rsidRDefault="00656B34" w:rsidP="00282BB0">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Treinamento da equipe referente a</w:t>
            </w:r>
            <w:r w:rsidR="00A17C81">
              <w:rPr>
                <w:rFonts w:ascii="Arial" w:eastAsia="Arial" w:hAnsi="Arial" w:cs="Arial"/>
                <w:color w:val="202124"/>
                <w:sz w:val="24"/>
                <w:szCs w:val="24"/>
                <w:highlight w:val="white"/>
              </w:rPr>
              <w:t xml:space="preserve"> tecnologia sobre a qual não possu</w:t>
            </w:r>
            <w:r w:rsidR="00D53F16">
              <w:rPr>
                <w:rFonts w:ascii="Arial" w:eastAsia="Arial" w:hAnsi="Arial" w:cs="Arial"/>
                <w:color w:val="202124"/>
                <w:sz w:val="24"/>
                <w:szCs w:val="24"/>
                <w:highlight w:val="white"/>
              </w:rPr>
              <w:t>em</w:t>
            </w:r>
            <w:r w:rsidR="00A17C81">
              <w:rPr>
                <w:rFonts w:ascii="Arial" w:eastAsia="Arial" w:hAnsi="Arial" w:cs="Arial"/>
                <w:color w:val="202124"/>
                <w:sz w:val="24"/>
                <w:szCs w:val="24"/>
                <w:highlight w:val="white"/>
              </w:rPr>
              <w:t xml:space="preserve"> domínio.</w:t>
            </w:r>
            <w:r>
              <w:rPr>
                <w:rFonts w:ascii="Arial" w:eastAsia="Arial" w:hAnsi="Arial" w:cs="Arial"/>
                <w:color w:val="202124"/>
                <w:sz w:val="24"/>
                <w:szCs w:val="24"/>
                <w:highlight w:val="white"/>
              </w:rPr>
              <w:t xml:space="preserve"> </w:t>
            </w:r>
          </w:p>
        </w:tc>
      </w:tr>
      <w:tr w:rsidR="006110C2" w:rsidRPr="00E60633" w14:paraId="4AF0C0AA" w14:textId="77777777" w:rsidTr="67307391">
        <w:trPr>
          <w:trHeight w:val="1549"/>
        </w:trPr>
        <w:tc>
          <w:tcPr>
            <w:tcW w:w="4246" w:type="dxa"/>
          </w:tcPr>
          <w:p w14:paraId="4B2293ED" w14:textId="77777777" w:rsidR="006110C2" w:rsidRPr="00A17C81" w:rsidRDefault="006110C2" w:rsidP="006110C2">
            <w:pPr>
              <w:tabs>
                <w:tab w:val="left" w:pos="912"/>
              </w:tabs>
              <w:rPr>
                <w:rFonts w:ascii="Arial" w:eastAsia="Arial" w:hAnsi="Arial" w:cs="Arial"/>
                <w:color w:val="202124"/>
                <w:sz w:val="24"/>
                <w:szCs w:val="24"/>
                <w:highlight w:val="white"/>
              </w:rPr>
            </w:pPr>
          </w:p>
          <w:p w14:paraId="1EED321E" w14:textId="2D745675" w:rsidR="00DA131B" w:rsidRPr="00A17C81" w:rsidRDefault="00A17C81" w:rsidP="006110C2">
            <w:pPr>
              <w:tabs>
                <w:tab w:val="left" w:pos="912"/>
              </w:tabs>
              <w:rPr>
                <w:rFonts w:ascii="Arial" w:eastAsia="Arial" w:hAnsi="Arial" w:cs="Arial"/>
                <w:color w:val="202124"/>
                <w:sz w:val="24"/>
                <w:szCs w:val="24"/>
                <w:highlight w:val="white"/>
              </w:rPr>
            </w:pPr>
            <w:r w:rsidRPr="00A17C81">
              <w:rPr>
                <w:rFonts w:ascii="Arial" w:eastAsia="Arial" w:hAnsi="Arial" w:cs="Arial"/>
                <w:color w:val="202124"/>
                <w:sz w:val="24"/>
                <w:szCs w:val="24"/>
                <w:highlight w:val="white"/>
              </w:rPr>
              <w:t>Mudança de requisitos por parte dos desenvolvedores.</w:t>
            </w:r>
          </w:p>
        </w:tc>
        <w:tc>
          <w:tcPr>
            <w:tcW w:w="5245" w:type="dxa"/>
          </w:tcPr>
          <w:p w14:paraId="0CA87C99" w14:textId="77777777" w:rsidR="006110C2" w:rsidRPr="00A17C81" w:rsidRDefault="006110C2" w:rsidP="00282BB0">
            <w:pPr>
              <w:jc w:val="both"/>
              <w:rPr>
                <w:rFonts w:ascii="Arial" w:eastAsia="Arial" w:hAnsi="Arial" w:cs="Arial"/>
                <w:color w:val="202124"/>
                <w:sz w:val="24"/>
                <w:szCs w:val="24"/>
                <w:highlight w:val="white"/>
              </w:rPr>
            </w:pPr>
          </w:p>
          <w:p w14:paraId="181DD13D" w14:textId="5DA2C002" w:rsidR="006110C2" w:rsidRPr="00A17C81" w:rsidRDefault="446EE71B" w:rsidP="67307391">
            <w:pPr>
              <w:spacing w:after="0"/>
              <w:jc w:val="both"/>
              <w:rPr>
                <w:rFonts w:ascii="Arial" w:hAnsi="Arial" w:cs="Arial"/>
                <w:color w:val="000000" w:themeColor="text1"/>
                <w:sz w:val="24"/>
                <w:szCs w:val="24"/>
              </w:rPr>
            </w:pPr>
            <w:r w:rsidRPr="67307391">
              <w:rPr>
                <w:rFonts w:ascii="Arial" w:hAnsi="Arial" w:cs="Arial"/>
                <w:color w:val="000000" w:themeColor="text1"/>
                <w:sz w:val="24"/>
                <w:szCs w:val="24"/>
              </w:rPr>
              <w:t>Definir processo de controle de mudanças no projeto</w:t>
            </w:r>
            <w:r w:rsidR="79EFCFED" w:rsidRPr="67307391">
              <w:rPr>
                <w:rFonts w:ascii="Arial" w:hAnsi="Arial" w:cs="Arial"/>
                <w:color w:val="000000" w:themeColor="text1"/>
                <w:sz w:val="24"/>
                <w:szCs w:val="24"/>
              </w:rPr>
              <w:t xml:space="preserve">, definindo bem as etapas </w:t>
            </w:r>
            <w:r w:rsidR="19A3EB81" w:rsidRPr="67307391">
              <w:rPr>
                <w:rFonts w:ascii="Arial" w:hAnsi="Arial" w:cs="Arial"/>
                <w:color w:val="000000" w:themeColor="text1"/>
                <w:sz w:val="24"/>
                <w:szCs w:val="24"/>
              </w:rPr>
              <w:t>de desenvolvimento.</w:t>
            </w:r>
          </w:p>
        </w:tc>
      </w:tr>
      <w:tr w:rsidR="006110C2" w:rsidRPr="00E60633" w14:paraId="203568D2" w14:textId="77777777" w:rsidTr="67307391">
        <w:trPr>
          <w:trHeight w:val="1834"/>
        </w:trPr>
        <w:tc>
          <w:tcPr>
            <w:tcW w:w="4246" w:type="dxa"/>
          </w:tcPr>
          <w:p w14:paraId="111C19BF" w14:textId="5A76B19A" w:rsidR="006110C2" w:rsidRDefault="006110C2" w:rsidP="00282BB0">
            <w:pPr>
              <w:jc w:val="both"/>
              <w:rPr>
                <w:rFonts w:ascii="Arial" w:eastAsia="Arial" w:hAnsi="Arial" w:cs="Arial"/>
                <w:color w:val="202124"/>
                <w:sz w:val="24"/>
                <w:szCs w:val="24"/>
                <w:highlight w:val="white"/>
              </w:rPr>
            </w:pPr>
          </w:p>
          <w:p w14:paraId="6E0CD009" w14:textId="35080FBE" w:rsidR="006110C2" w:rsidRPr="005E75C7" w:rsidRDefault="00CA76BF" w:rsidP="00A17C81">
            <w:pPr>
              <w:jc w:val="both"/>
              <w:rPr>
                <w:rFonts w:ascii="Arial" w:eastAsia="Arial" w:hAnsi="Arial" w:cs="Arial"/>
                <w:sz w:val="24"/>
                <w:szCs w:val="24"/>
                <w:highlight w:val="white"/>
              </w:rPr>
            </w:pPr>
            <w:r>
              <w:rPr>
                <w:rFonts w:ascii="Arial" w:eastAsia="Arial" w:hAnsi="Arial" w:cs="Arial"/>
                <w:color w:val="202124"/>
                <w:sz w:val="24"/>
                <w:szCs w:val="24"/>
                <w:highlight w:val="white"/>
              </w:rPr>
              <w:t>Custo maior que o estimado</w:t>
            </w:r>
          </w:p>
        </w:tc>
        <w:tc>
          <w:tcPr>
            <w:tcW w:w="5245" w:type="dxa"/>
          </w:tcPr>
          <w:p w14:paraId="7C95D649" w14:textId="77777777" w:rsidR="006110C2" w:rsidRDefault="006110C2" w:rsidP="00282BB0">
            <w:pPr>
              <w:jc w:val="both"/>
              <w:rPr>
                <w:rFonts w:ascii="Arial" w:eastAsia="Arial" w:hAnsi="Arial" w:cs="Arial"/>
                <w:color w:val="202124"/>
                <w:sz w:val="24"/>
                <w:szCs w:val="24"/>
                <w:highlight w:val="white"/>
              </w:rPr>
            </w:pPr>
          </w:p>
          <w:p w14:paraId="1CC72DD1" w14:textId="1F16C007" w:rsidR="006110C2" w:rsidRDefault="446EE71B" w:rsidP="006110C2">
            <w:pPr>
              <w:jc w:val="both"/>
              <w:rPr>
                <w:rFonts w:ascii="Arial" w:eastAsia="Arial" w:hAnsi="Arial" w:cs="Arial"/>
                <w:color w:val="202124"/>
                <w:sz w:val="24"/>
                <w:szCs w:val="24"/>
                <w:highlight w:val="white"/>
              </w:rPr>
            </w:pPr>
            <w:r w:rsidRPr="67307391">
              <w:rPr>
                <w:rFonts w:ascii="Arial" w:eastAsia="Arial" w:hAnsi="Arial" w:cs="Arial"/>
                <w:color w:val="202124"/>
                <w:sz w:val="24"/>
                <w:szCs w:val="24"/>
                <w:highlight w:val="white"/>
              </w:rPr>
              <w:t>Reavaliar o custo junto com o cliente</w:t>
            </w:r>
            <w:r w:rsidR="45B45F6C" w:rsidRPr="67307391">
              <w:rPr>
                <w:rFonts w:ascii="Arial" w:eastAsia="Arial" w:hAnsi="Arial" w:cs="Arial"/>
                <w:color w:val="202124"/>
                <w:sz w:val="24"/>
                <w:szCs w:val="24"/>
                <w:highlight w:val="white"/>
              </w:rPr>
              <w:t xml:space="preserve"> com o cliente sobre a real situação do gasto com o sistema, para evitar transtornos e cancelamento do projeto</w:t>
            </w:r>
            <w:r w:rsidRPr="67307391">
              <w:rPr>
                <w:rFonts w:ascii="Arial" w:eastAsia="Arial" w:hAnsi="Arial" w:cs="Arial"/>
                <w:color w:val="202124"/>
                <w:sz w:val="24"/>
                <w:szCs w:val="24"/>
                <w:highlight w:val="white"/>
              </w:rPr>
              <w:t>.</w:t>
            </w:r>
          </w:p>
        </w:tc>
      </w:tr>
    </w:tbl>
    <w:p w14:paraId="1DCF97D4" w14:textId="04319280" w:rsidR="006110C2" w:rsidRPr="006110C2" w:rsidRDefault="006110C2" w:rsidP="006110C2">
      <w:pPr>
        <w:pBdr>
          <w:top w:val="nil"/>
          <w:left w:val="nil"/>
          <w:bottom w:val="nil"/>
          <w:right w:val="nil"/>
          <w:between w:val="nil"/>
        </w:pBdr>
        <w:spacing w:after="0"/>
        <w:jc w:val="center"/>
        <w:rPr>
          <w:rFonts w:ascii="Arial" w:hAnsi="Arial" w:cs="Arial"/>
          <w:b/>
          <w:bCs/>
          <w:color w:val="000000"/>
          <w:sz w:val="20"/>
          <w:szCs w:val="20"/>
        </w:rPr>
      </w:pPr>
      <w:r w:rsidRPr="006110C2">
        <w:rPr>
          <w:rFonts w:ascii="Arial" w:hAnsi="Arial" w:cs="Arial"/>
          <w:b/>
          <w:bCs/>
          <w:color w:val="000000"/>
          <w:sz w:val="20"/>
          <w:szCs w:val="20"/>
        </w:rPr>
        <w:t xml:space="preserve">Quadro 3 – </w:t>
      </w:r>
      <w:r w:rsidRPr="006110C2">
        <w:rPr>
          <w:rFonts w:ascii="Arial" w:hAnsi="Arial" w:cs="Arial"/>
          <w:color w:val="000000"/>
          <w:sz w:val="20"/>
          <w:szCs w:val="20"/>
        </w:rPr>
        <w:t>Análise de riscos internos</w:t>
      </w:r>
    </w:p>
    <w:p w14:paraId="67959A2F" w14:textId="7148F495"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16DBED78" w14:textId="0E31D975"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29700E36" w14:textId="4ADDE3A4"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3D72E2FE" w14:textId="235FB42F"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29903D4D" w14:textId="1D8C7EBA"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31E6718C" w14:textId="709EE8BD"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1B53958C" w14:textId="709CCB23"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4A29EF28" w14:textId="45C8ABAC"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3E6EACAB" w14:textId="36E2E507"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39790D44" w14:textId="73FECDBB"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11276B95" w14:textId="3056F54B"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130D00A3" w14:textId="74DE1E24"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08373C60" w14:textId="4A13D490"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75CE8029" w14:textId="77777777" w:rsidR="00CA76BF" w:rsidRDefault="00CA76BF" w:rsidP="006110C2">
      <w:pPr>
        <w:pBdr>
          <w:top w:val="nil"/>
          <w:left w:val="nil"/>
          <w:bottom w:val="nil"/>
          <w:right w:val="nil"/>
          <w:between w:val="nil"/>
        </w:pBdr>
        <w:spacing w:after="0"/>
        <w:jc w:val="both"/>
        <w:rPr>
          <w:rFonts w:ascii="Arial" w:hAnsi="Arial" w:cs="Arial"/>
          <w:b/>
          <w:bCs/>
          <w:color w:val="000000"/>
          <w:sz w:val="24"/>
          <w:szCs w:val="24"/>
        </w:rPr>
      </w:pPr>
    </w:p>
    <w:p w14:paraId="5B43E080" w14:textId="3AC8124F" w:rsidR="00CA76BF" w:rsidRDefault="00CA76BF" w:rsidP="00CA76BF">
      <w:pPr>
        <w:pBdr>
          <w:top w:val="nil"/>
          <w:left w:val="nil"/>
          <w:bottom w:val="nil"/>
          <w:right w:val="nil"/>
          <w:between w:val="nil"/>
        </w:pBdr>
        <w:spacing w:after="0"/>
        <w:ind w:left="720"/>
        <w:jc w:val="both"/>
        <w:rPr>
          <w:rFonts w:ascii="Arial" w:hAnsi="Arial" w:cs="Arial"/>
          <w:b/>
          <w:bCs/>
          <w:color w:val="000000"/>
          <w:sz w:val="24"/>
          <w:szCs w:val="24"/>
        </w:rPr>
      </w:pPr>
      <w:r>
        <w:rPr>
          <w:rFonts w:ascii="Arial" w:hAnsi="Arial" w:cs="Arial"/>
          <w:b/>
          <w:bCs/>
          <w:color w:val="000000"/>
          <w:sz w:val="24"/>
          <w:szCs w:val="24"/>
        </w:rPr>
        <w:t>6.2 Riscos externos.</w:t>
      </w:r>
    </w:p>
    <w:p w14:paraId="38DD916C" w14:textId="77777777" w:rsidR="00CA76BF" w:rsidRDefault="00CA76BF" w:rsidP="00CA76BF">
      <w:pPr>
        <w:pBdr>
          <w:top w:val="nil"/>
          <w:left w:val="nil"/>
          <w:bottom w:val="nil"/>
          <w:right w:val="nil"/>
          <w:between w:val="nil"/>
        </w:pBdr>
        <w:spacing w:after="0"/>
        <w:jc w:val="both"/>
        <w:rPr>
          <w:rFonts w:ascii="Arial" w:hAnsi="Arial" w:cs="Arial"/>
          <w:b/>
          <w:bCs/>
          <w:color w:val="000000"/>
          <w:sz w:val="24"/>
          <w:szCs w:val="24"/>
        </w:rPr>
      </w:pPr>
    </w:p>
    <w:tbl>
      <w:tblPr>
        <w:tblW w:w="9491"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5245"/>
      </w:tblGrid>
      <w:tr w:rsidR="00CA76BF" w:rsidRPr="00E60633" w14:paraId="745ED05E" w14:textId="77777777" w:rsidTr="67307391">
        <w:trPr>
          <w:trHeight w:val="968"/>
        </w:trPr>
        <w:tc>
          <w:tcPr>
            <w:tcW w:w="4246" w:type="dxa"/>
          </w:tcPr>
          <w:p w14:paraId="2720A7D7" w14:textId="77777777" w:rsidR="00CA76BF" w:rsidRPr="00E60633" w:rsidRDefault="00CA76BF" w:rsidP="00282BB0">
            <w:pPr>
              <w:jc w:val="center"/>
              <w:rPr>
                <w:rFonts w:ascii="Arial" w:eastAsia="Arial" w:hAnsi="Arial" w:cs="Arial"/>
                <w:b/>
                <w:color w:val="202124"/>
                <w:sz w:val="24"/>
                <w:szCs w:val="24"/>
                <w:highlight w:val="white"/>
              </w:rPr>
            </w:pPr>
          </w:p>
          <w:p w14:paraId="2AD3A126" w14:textId="77777777" w:rsidR="00CA76BF" w:rsidRPr="00E60633" w:rsidRDefault="00CA76BF" w:rsidP="00282BB0">
            <w:pPr>
              <w:jc w:val="center"/>
              <w:rPr>
                <w:rFonts w:ascii="Arial" w:eastAsia="Arial" w:hAnsi="Arial" w:cs="Arial"/>
                <w:b/>
                <w:color w:val="202124"/>
                <w:sz w:val="24"/>
                <w:szCs w:val="24"/>
                <w:highlight w:val="white"/>
              </w:rPr>
            </w:pPr>
            <w:r>
              <w:rPr>
                <w:rFonts w:ascii="Arial" w:eastAsia="Arial" w:hAnsi="Arial" w:cs="Arial"/>
                <w:b/>
                <w:color w:val="202124"/>
                <w:sz w:val="24"/>
                <w:szCs w:val="24"/>
                <w:highlight w:val="white"/>
              </w:rPr>
              <w:t xml:space="preserve">Riscos </w:t>
            </w:r>
          </w:p>
          <w:p w14:paraId="13D9F192" w14:textId="77777777" w:rsidR="00CA76BF" w:rsidRPr="00E60633" w:rsidRDefault="00CA76BF" w:rsidP="00282BB0">
            <w:pPr>
              <w:jc w:val="center"/>
              <w:rPr>
                <w:rFonts w:ascii="Arial" w:eastAsia="Arial" w:hAnsi="Arial" w:cs="Arial"/>
                <w:color w:val="202124"/>
                <w:sz w:val="24"/>
                <w:szCs w:val="24"/>
                <w:highlight w:val="white"/>
              </w:rPr>
            </w:pPr>
          </w:p>
        </w:tc>
        <w:tc>
          <w:tcPr>
            <w:tcW w:w="5245" w:type="dxa"/>
          </w:tcPr>
          <w:p w14:paraId="2B151B72" w14:textId="77777777" w:rsidR="00CA76BF" w:rsidRPr="00E60633" w:rsidRDefault="00CA76BF" w:rsidP="00282BB0">
            <w:pPr>
              <w:jc w:val="center"/>
              <w:rPr>
                <w:rFonts w:ascii="Arial" w:eastAsia="Arial" w:hAnsi="Arial" w:cs="Arial"/>
                <w:color w:val="202124"/>
                <w:sz w:val="24"/>
                <w:szCs w:val="24"/>
                <w:highlight w:val="white"/>
              </w:rPr>
            </w:pPr>
          </w:p>
          <w:p w14:paraId="63CAC119" w14:textId="77777777" w:rsidR="00CA76BF" w:rsidRPr="00E60633" w:rsidRDefault="00CA76BF" w:rsidP="00282BB0">
            <w:pPr>
              <w:jc w:val="center"/>
              <w:rPr>
                <w:rFonts w:ascii="Arial" w:eastAsia="Arial" w:hAnsi="Arial" w:cs="Arial"/>
                <w:b/>
                <w:color w:val="202124"/>
                <w:sz w:val="24"/>
                <w:szCs w:val="24"/>
                <w:highlight w:val="white"/>
              </w:rPr>
            </w:pPr>
            <w:r>
              <w:rPr>
                <w:rFonts w:ascii="Arial" w:eastAsia="Arial" w:hAnsi="Arial" w:cs="Arial"/>
                <w:b/>
                <w:color w:val="202124"/>
                <w:sz w:val="24"/>
                <w:szCs w:val="24"/>
                <w:highlight w:val="white"/>
              </w:rPr>
              <w:t>Possível solução</w:t>
            </w:r>
          </w:p>
        </w:tc>
      </w:tr>
      <w:tr w:rsidR="00CA76BF" w:rsidRPr="00E60633" w14:paraId="7FA0AC8D" w14:textId="77777777" w:rsidTr="67307391">
        <w:trPr>
          <w:trHeight w:val="1360"/>
        </w:trPr>
        <w:tc>
          <w:tcPr>
            <w:tcW w:w="4246" w:type="dxa"/>
          </w:tcPr>
          <w:p w14:paraId="746CA2C0" w14:textId="77777777" w:rsidR="00CA76BF" w:rsidRDefault="00CA76BF" w:rsidP="00282BB0">
            <w:pPr>
              <w:jc w:val="both"/>
              <w:rPr>
                <w:rFonts w:ascii="Arial" w:eastAsia="Arial" w:hAnsi="Arial" w:cs="Arial"/>
                <w:color w:val="202124"/>
                <w:sz w:val="24"/>
                <w:szCs w:val="24"/>
                <w:highlight w:val="white"/>
              </w:rPr>
            </w:pPr>
          </w:p>
          <w:p w14:paraId="06ACA2A7" w14:textId="7C5CF4C3" w:rsidR="00CA76BF" w:rsidRPr="00E60633" w:rsidRDefault="00CA76BF" w:rsidP="00282BB0">
            <w:pPr>
              <w:jc w:val="both"/>
              <w:rPr>
                <w:rFonts w:ascii="Arial" w:eastAsia="Arial" w:hAnsi="Arial" w:cs="Arial"/>
                <w:color w:val="202124"/>
                <w:sz w:val="24"/>
                <w:szCs w:val="24"/>
                <w:highlight w:val="white"/>
              </w:rPr>
            </w:pPr>
            <w:r>
              <w:rPr>
                <w:rFonts w:ascii="Arial" w:hAnsi="Arial" w:cs="Arial"/>
                <w:color w:val="000000"/>
                <w:sz w:val="24"/>
                <w:szCs w:val="24"/>
              </w:rPr>
              <w:t>Indisponibilidade de acesso à internet</w:t>
            </w:r>
          </w:p>
        </w:tc>
        <w:tc>
          <w:tcPr>
            <w:tcW w:w="5245" w:type="dxa"/>
          </w:tcPr>
          <w:p w14:paraId="27E8A0BC" w14:textId="5DD7FFF4" w:rsidR="00CA76BF" w:rsidRDefault="00CA76BF" w:rsidP="00282BB0">
            <w:pPr>
              <w:jc w:val="both"/>
              <w:rPr>
                <w:rFonts w:ascii="Arial" w:eastAsia="Arial" w:hAnsi="Arial" w:cs="Arial"/>
                <w:sz w:val="24"/>
                <w:szCs w:val="24"/>
              </w:rPr>
            </w:pPr>
          </w:p>
          <w:p w14:paraId="42830E01" w14:textId="37A1666C" w:rsidR="009421D0" w:rsidRDefault="009421D0" w:rsidP="00282BB0">
            <w:pPr>
              <w:jc w:val="both"/>
              <w:rPr>
                <w:rFonts w:ascii="Arial" w:eastAsia="Arial" w:hAnsi="Arial" w:cs="Arial"/>
                <w:sz w:val="24"/>
                <w:szCs w:val="24"/>
              </w:rPr>
            </w:pPr>
            <w:r>
              <w:rPr>
                <w:rFonts w:ascii="Arial" w:eastAsia="Arial" w:hAnsi="Arial" w:cs="Arial"/>
                <w:sz w:val="24"/>
                <w:szCs w:val="24"/>
              </w:rPr>
              <w:t>Utilização de máquinas que tenham</w:t>
            </w:r>
            <w:r>
              <w:rPr>
                <w:rFonts w:ascii="Arial" w:hAnsi="Arial" w:cs="Arial"/>
                <w:color w:val="000000"/>
                <w:sz w:val="24"/>
                <w:szCs w:val="24"/>
              </w:rPr>
              <w:t xml:space="preserve"> um melhor acesso de internet,</w:t>
            </w:r>
            <w:r>
              <w:rPr>
                <w:rFonts w:ascii="Arial" w:eastAsia="Arial" w:hAnsi="Arial" w:cs="Arial"/>
                <w:sz w:val="24"/>
                <w:szCs w:val="24"/>
              </w:rPr>
              <w:t xml:space="preserve"> </w:t>
            </w:r>
            <w:r>
              <w:rPr>
                <w:rFonts w:ascii="Arial" w:hAnsi="Arial" w:cs="Arial"/>
                <w:color w:val="000000"/>
                <w:sz w:val="24"/>
                <w:szCs w:val="24"/>
              </w:rPr>
              <w:t>com uma maior constância, e que tenham capacidade de processamento necessária para não provocar nenhum problema de indisponibilidade,</w:t>
            </w:r>
          </w:p>
          <w:p w14:paraId="226B0B63" w14:textId="7F3C212C" w:rsidR="00CA76BF" w:rsidRDefault="00CA76BF" w:rsidP="00282BB0">
            <w:pPr>
              <w:jc w:val="both"/>
              <w:rPr>
                <w:rFonts w:ascii="Arial" w:eastAsia="Arial" w:hAnsi="Arial" w:cs="Arial"/>
                <w:sz w:val="24"/>
                <w:szCs w:val="24"/>
              </w:rPr>
            </w:pPr>
          </w:p>
        </w:tc>
      </w:tr>
      <w:tr w:rsidR="00CA76BF" w:rsidRPr="00E60633" w14:paraId="27853A86" w14:textId="77777777" w:rsidTr="67307391">
        <w:trPr>
          <w:trHeight w:val="1680"/>
        </w:trPr>
        <w:tc>
          <w:tcPr>
            <w:tcW w:w="4246" w:type="dxa"/>
          </w:tcPr>
          <w:p w14:paraId="0EA76492" w14:textId="45E30085" w:rsidR="00CA76BF" w:rsidRDefault="00CA76BF" w:rsidP="00282BB0">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 </w:t>
            </w:r>
          </w:p>
          <w:p w14:paraId="3097CC81" w14:textId="39011043" w:rsidR="009421D0" w:rsidRDefault="009421D0" w:rsidP="00282BB0">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Mudança de requisitos por parte do cliente</w:t>
            </w:r>
          </w:p>
          <w:p w14:paraId="317D79E6" w14:textId="1526DADF" w:rsidR="00CA76BF" w:rsidRPr="00E60633" w:rsidRDefault="00CA76BF" w:rsidP="00282BB0">
            <w:pPr>
              <w:jc w:val="both"/>
              <w:rPr>
                <w:rFonts w:ascii="Arial" w:eastAsia="Arial" w:hAnsi="Arial" w:cs="Arial"/>
                <w:color w:val="202124"/>
                <w:sz w:val="24"/>
                <w:szCs w:val="24"/>
                <w:highlight w:val="white"/>
              </w:rPr>
            </w:pPr>
          </w:p>
        </w:tc>
        <w:tc>
          <w:tcPr>
            <w:tcW w:w="5245" w:type="dxa"/>
          </w:tcPr>
          <w:p w14:paraId="35BA2F8B" w14:textId="77777777" w:rsidR="00CA76BF" w:rsidRDefault="00CA76BF" w:rsidP="00282BB0">
            <w:pPr>
              <w:jc w:val="both"/>
              <w:rPr>
                <w:rFonts w:ascii="Arial" w:eastAsia="Arial" w:hAnsi="Arial" w:cs="Arial"/>
                <w:color w:val="202124"/>
                <w:sz w:val="24"/>
                <w:szCs w:val="24"/>
                <w:highlight w:val="white"/>
              </w:rPr>
            </w:pPr>
          </w:p>
          <w:p w14:paraId="7BD5C44F" w14:textId="51C49C51" w:rsidR="009421D0" w:rsidRPr="00A17C81" w:rsidRDefault="19ED2E5C" w:rsidP="009421D0">
            <w:pPr>
              <w:pBdr>
                <w:top w:val="nil"/>
                <w:left w:val="nil"/>
                <w:bottom w:val="nil"/>
                <w:right w:val="nil"/>
                <w:between w:val="nil"/>
              </w:pBdr>
              <w:spacing w:after="0"/>
              <w:jc w:val="both"/>
              <w:rPr>
                <w:rFonts w:ascii="Arial" w:hAnsi="Arial" w:cs="Arial"/>
                <w:color w:val="000000"/>
                <w:sz w:val="24"/>
                <w:szCs w:val="24"/>
              </w:rPr>
            </w:pPr>
            <w:r w:rsidRPr="67307391">
              <w:rPr>
                <w:rFonts w:ascii="Arial" w:hAnsi="Arial" w:cs="Arial"/>
                <w:color w:val="000000" w:themeColor="text1"/>
                <w:sz w:val="24"/>
                <w:szCs w:val="24"/>
              </w:rPr>
              <w:t>Definir processo de controle de mudanças no projeto</w:t>
            </w:r>
            <w:r w:rsidR="54F7A517" w:rsidRPr="67307391">
              <w:rPr>
                <w:rFonts w:ascii="Arial" w:hAnsi="Arial" w:cs="Arial"/>
                <w:color w:val="000000" w:themeColor="text1"/>
                <w:sz w:val="24"/>
                <w:szCs w:val="24"/>
              </w:rPr>
              <w:t xml:space="preserve">, com contato direto com o cliente para manter o projeto o mais fiel ao pedido, para não haver </w:t>
            </w:r>
            <w:r w:rsidR="1D27961B" w:rsidRPr="67307391">
              <w:rPr>
                <w:rFonts w:ascii="Arial" w:hAnsi="Arial" w:cs="Arial"/>
                <w:color w:val="000000" w:themeColor="text1"/>
                <w:sz w:val="24"/>
                <w:szCs w:val="24"/>
              </w:rPr>
              <w:t>equívocos</w:t>
            </w:r>
            <w:r w:rsidR="54F7A517" w:rsidRPr="67307391">
              <w:rPr>
                <w:rFonts w:ascii="Arial" w:hAnsi="Arial" w:cs="Arial"/>
                <w:color w:val="000000" w:themeColor="text1"/>
                <w:sz w:val="24"/>
                <w:szCs w:val="24"/>
              </w:rPr>
              <w:t xml:space="preserve"> e por </w:t>
            </w:r>
            <w:r w:rsidR="4B4E437B" w:rsidRPr="67307391">
              <w:rPr>
                <w:rFonts w:ascii="Arial" w:hAnsi="Arial" w:cs="Arial"/>
                <w:color w:val="000000" w:themeColor="text1"/>
                <w:sz w:val="24"/>
                <w:szCs w:val="24"/>
              </w:rPr>
              <w:t>consequência mudanças</w:t>
            </w:r>
            <w:r w:rsidR="10CFE4A2" w:rsidRPr="67307391">
              <w:rPr>
                <w:rFonts w:ascii="Arial" w:hAnsi="Arial" w:cs="Arial"/>
                <w:color w:val="000000" w:themeColor="text1"/>
                <w:sz w:val="24"/>
                <w:szCs w:val="24"/>
              </w:rPr>
              <w:t>.</w:t>
            </w:r>
          </w:p>
          <w:p w14:paraId="42BEA9CF" w14:textId="7EF08563" w:rsidR="00CA76BF" w:rsidRPr="00E60633" w:rsidRDefault="00CA76BF" w:rsidP="00282BB0">
            <w:pPr>
              <w:jc w:val="both"/>
              <w:rPr>
                <w:rFonts w:ascii="Arial" w:eastAsia="Arial" w:hAnsi="Arial" w:cs="Arial"/>
                <w:color w:val="202124"/>
                <w:sz w:val="24"/>
                <w:szCs w:val="24"/>
                <w:highlight w:val="white"/>
              </w:rPr>
            </w:pPr>
          </w:p>
        </w:tc>
      </w:tr>
      <w:tr w:rsidR="00CA76BF" w:rsidRPr="00E60633" w14:paraId="1460B258" w14:textId="77777777" w:rsidTr="67307391">
        <w:trPr>
          <w:trHeight w:val="1834"/>
        </w:trPr>
        <w:tc>
          <w:tcPr>
            <w:tcW w:w="4246" w:type="dxa"/>
          </w:tcPr>
          <w:p w14:paraId="48C82976" w14:textId="77777777" w:rsidR="00AB0BDA" w:rsidRDefault="00AB0BDA" w:rsidP="00282BB0">
            <w:pPr>
              <w:jc w:val="both"/>
              <w:rPr>
                <w:rFonts w:ascii="Arial" w:hAnsi="Arial" w:cs="Arial"/>
                <w:color w:val="000000"/>
                <w:sz w:val="24"/>
                <w:szCs w:val="24"/>
              </w:rPr>
            </w:pPr>
          </w:p>
          <w:p w14:paraId="3BE91584" w14:textId="66AE538D" w:rsidR="00CA76BF" w:rsidRPr="005E75C7" w:rsidRDefault="009421D0" w:rsidP="00282BB0">
            <w:pPr>
              <w:jc w:val="both"/>
              <w:rPr>
                <w:rFonts w:ascii="Arial" w:eastAsia="Arial" w:hAnsi="Arial" w:cs="Arial"/>
                <w:sz w:val="24"/>
                <w:szCs w:val="24"/>
                <w:highlight w:val="white"/>
              </w:rPr>
            </w:pPr>
            <w:r>
              <w:rPr>
                <w:rFonts w:ascii="Arial" w:hAnsi="Arial" w:cs="Arial"/>
                <w:color w:val="000000"/>
                <w:sz w:val="24"/>
                <w:szCs w:val="24"/>
              </w:rPr>
              <w:t>Problemas de travamento e lentidão, por parte dos recursos de hardware utilizado e pela quantidade de dados a serem processados pelas maquinas.</w:t>
            </w:r>
          </w:p>
        </w:tc>
        <w:tc>
          <w:tcPr>
            <w:tcW w:w="5245" w:type="dxa"/>
          </w:tcPr>
          <w:p w14:paraId="77EB3048" w14:textId="77777777" w:rsidR="00CA76BF" w:rsidRDefault="00CA76BF" w:rsidP="00282BB0">
            <w:pPr>
              <w:jc w:val="both"/>
              <w:rPr>
                <w:rFonts w:ascii="Arial" w:eastAsia="Arial" w:hAnsi="Arial" w:cs="Arial"/>
                <w:color w:val="202124"/>
                <w:sz w:val="24"/>
                <w:szCs w:val="24"/>
                <w:highlight w:val="white"/>
              </w:rPr>
            </w:pPr>
          </w:p>
          <w:p w14:paraId="14A8375D" w14:textId="37A3F171" w:rsidR="00CA76BF" w:rsidRDefault="009421D0" w:rsidP="00282BB0">
            <w:pPr>
              <w:jc w:val="both"/>
              <w:rPr>
                <w:rFonts w:ascii="Arial" w:eastAsia="Arial" w:hAnsi="Arial" w:cs="Arial"/>
                <w:color w:val="202124"/>
                <w:sz w:val="24"/>
                <w:szCs w:val="24"/>
                <w:highlight w:val="white"/>
              </w:rPr>
            </w:pPr>
            <w:r>
              <w:rPr>
                <w:rFonts w:ascii="Arial" w:hAnsi="Arial" w:cs="Arial"/>
                <w:color w:val="000000"/>
                <w:sz w:val="24"/>
                <w:szCs w:val="24"/>
              </w:rPr>
              <w:t>Utilização de recursos que apresentem resultados positivos para o bom funcionamento da aplicação.</w:t>
            </w:r>
          </w:p>
        </w:tc>
      </w:tr>
    </w:tbl>
    <w:p w14:paraId="5DB8043E" w14:textId="5B036FB3" w:rsidR="00E21EF1" w:rsidRPr="006110C2" w:rsidRDefault="00E21EF1" w:rsidP="00E21EF1">
      <w:pPr>
        <w:pBdr>
          <w:top w:val="nil"/>
          <w:left w:val="nil"/>
          <w:bottom w:val="nil"/>
          <w:right w:val="nil"/>
          <w:between w:val="nil"/>
        </w:pBdr>
        <w:spacing w:after="0"/>
        <w:jc w:val="center"/>
        <w:rPr>
          <w:rFonts w:ascii="Arial" w:hAnsi="Arial" w:cs="Arial"/>
          <w:b/>
          <w:bCs/>
          <w:color w:val="000000"/>
          <w:sz w:val="20"/>
          <w:szCs w:val="20"/>
        </w:rPr>
      </w:pPr>
      <w:r w:rsidRPr="006110C2">
        <w:rPr>
          <w:rFonts w:ascii="Arial" w:hAnsi="Arial" w:cs="Arial"/>
          <w:b/>
          <w:bCs/>
          <w:color w:val="000000"/>
          <w:sz w:val="20"/>
          <w:szCs w:val="20"/>
        </w:rPr>
        <w:t xml:space="preserve">Quadro </w:t>
      </w:r>
      <w:r>
        <w:rPr>
          <w:rFonts w:ascii="Arial" w:hAnsi="Arial" w:cs="Arial"/>
          <w:b/>
          <w:bCs/>
          <w:color w:val="000000"/>
          <w:sz w:val="20"/>
          <w:szCs w:val="20"/>
        </w:rPr>
        <w:t>4</w:t>
      </w:r>
      <w:r w:rsidRPr="006110C2">
        <w:rPr>
          <w:rFonts w:ascii="Arial" w:hAnsi="Arial" w:cs="Arial"/>
          <w:b/>
          <w:bCs/>
          <w:color w:val="000000"/>
          <w:sz w:val="20"/>
          <w:szCs w:val="20"/>
        </w:rPr>
        <w:t xml:space="preserve"> – </w:t>
      </w:r>
      <w:r w:rsidRPr="006110C2">
        <w:rPr>
          <w:rFonts w:ascii="Arial" w:hAnsi="Arial" w:cs="Arial"/>
          <w:color w:val="000000"/>
          <w:sz w:val="20"/>
          <w:szCs w:val="20"/>
        </w:rPr>
        <w:t xml:space="preserve">Análise de riscos </w:t>
      </w:r>
      <w:r>
        <w:rPr>
          <w:rFonts w:ascii="Arial" w:hAnsi="Arial" w:cs="Arial"/>
          <w:color w:val="000000"/>
          <w:sz w:val="20"/>
          <w:szCs w:val="20"/>
        </w:rPr>
        <w:t>Ex</w:t>
      </w:r>
      <w:r w:rsidRPr="006110C2">
        <w:rPr>
          <w:rFonts w:ascii="Arial" w:hAnsi="Arial" w:cs="Arial"/>
          <w:color w:val="000000"/>
          <w:sz w:val="20"/>
          <w:szCs w:val="20"/>
        </w:rPr>
        <w:t>ternos</w:t>
      </w:r>
    </w:p>
    <w:p w14:paraId="28732735" w14:textId="64B3F32B" w:rsidR="00CA76BF" w:rsidRDefault="00CA76BF" w:rsidP="009421D0">
      <w:pPr>
        <w:pBdr>
          <w:top w:val="nil"/>
          <w:left w:val="nil"/>
          <w:bottom w:val="nil"/>
          <w:right w:val="nil"/>
          <w:between w:val="nil"/>
        </w:pBdr>
        <w:spacing w:after="0"/>
        <w:jc w:val="both"/>
        <w:rPr>
          <w:rFonts w:ascii="Arial" w:hAnsi="Arial" w:cs="Arial"/>
          <w:b/>
          <w:bCs/>
          <w:color w:val="000000"/>
          <w:sz w:val="24"/>
          <w:szCs w:val="24"/>
        </w:rPr>
      </w:pPr>
    </w:p>
    <w:p w14:paraId="6684AD6F" w14:textId="77777777" w:rsidR="00CA76BF" w:rsidRDefault="00CA76BF" w:rsidP="00CA76BF">
      <w:pPr>
        <w:pBdr>
          <w:top w:val="nil"/>
          <w:left w:val="nil"/>
          <w:bottom w:val="nil"/>
          <w:right w:val="nil"/>
          <w:between w:val="nil"/>
        </w:pBdr>
        <w:spacing w:after="0"/>
        <w:ind w:left="720"/>
        <w:jc w:val="both"/>
        <w:rPr>
          <w:rFonts w:ascii="Arial" w:hAnsi="Arial" w:cs="Arial"/>
          <w:b/>
          <w:bCs/>
          <w:color w:val="000000"/>
          <w:sz w:val="24"/>
          <w:szCs w:val="24"/>
        </w:rPr>
      </w:pPr>
    </w:p>
    <w:p w14:paraId="75669F82" w14:textId="70A3E98E"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591F1F59" w14:textId="1A026D08"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6A1D7B42" w14:textId="080E8B64"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31062AD5" w14:textId="004155A6"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657F8437" w14:textId="680013B0"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660029C4" w14:textId="2F4F3472"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0C9BD701" w14:textId="5193EFD1"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33641671" w14:textId="21BDCE03"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0994FE38" w14:textId="33E95581"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19820152" w14:textId="2B7956E5"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69075A31" w14:textId="5A1C032F"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7FB305CD" w14:textId="11F2809D"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1F3CB352" w14:textId="76B811AD"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0E8AFF3B" w14:textId="056E24C6"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6D856517" w14:textId="77777777" w:rsidR="00A76103" w:rsidRDefault="00A76103" w:rsidP="006110C2">
      <w:pPr>
        <w:pBdr>
          <w:top w:val="nil"/>
          <w:left w:val="nil"/>
          <w:bottom w:val="nil"/>
          <w:right w:val="nil"/>
          <w:between w:val="nil"/>
        </w:pBdr>
        <w:spacing w:after="0"/>
        <w:jc w:val="both"/>
        <w:rPr>
          <w:rFonts w:ascii="Arial" w:hAnsi="Arial" w:cs="Arial"/>
          <w:b/>
          <w:bCs/>
          <w:color w:val="000000"/>
          <w:sz w:val="24"/>
          <w:szCs w:val="24"/>
        </w:rPr>
      </w:pPr>
    </w:p>
    <w:p w14:paraId="015B766A" w14:textId="2CDA7AE1"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7AE86E5C" w14:textId="31842728" w:rsidR="006110C2" w:rsidRDefault="00A76103" w:rsidP="00A76103">
      <w:pPr>
        <w:pStyle w:val="PargrafodaLista"/>
        <w:numPr>
          <w:ilvl w:val="0"/>
          <w:numId w:val="4"/>
        </w:numPr>
        <w:pBdr>
          <w:top w:val="nil"/>
          <w:left w:val="nil"/>
          <w:bottom w:val="nil"/>
          <w:right w:val="nil"/>
          <w:between w:val="nil"/>
        </w:pBdr>
        <w:spacing w:after="0"/>
        <w:jc w:val="both"/>
        <w:rPr>
          <w:rFonts w:ascii="Arial" w:hAnsi="Arial" w:cs="Arial"/>
          <w:b/>
          <w:bCs/>
          <w:color w:val="000000"/>
          <w:sz w:val="24"/>
          <w:szCs w:val="24"/>
        </w:rPr>
      </w:pPr>
      <w:r>
        <w:rPr>
          <w:rFonts w:ascii="Arial" w:hAnsi="Arial" w:cs="Arial"/>
          <w:b/>
          <w:bCs/>
          <w:color w:val="000000"/>
          <w:sz w:val="24"/>
          <w:szCs w:val="24"/>
        </w:rPr>
        <w:t xml:space="preserve">Protótipo visual </w:t>
      </w:r>
    </w:p>
    <w:p w14:paraId="35DEF07D" w14:textId="721A49D2" w:rsidR="00A76103" w:rsidRDefault="00A76103" w:rsidP="00A76103">
      <w:pPr>
        <w:pBdr>
          <w:top w:val="nil"/>
          <w:left w:val="nil"/>
          <w:bottom w:val="nil"/>
          <w:right w:val="nil"/>
          <w:between w:val="nil"/>
        </w:pBdr>
        <w:spacing w:after="0"/>
        <w:jc w:val="both"/>
        <w:rPr>
          <w:rFonts w:ascii="Arial" w:hAnsi="Arial" w:cs="Arial"/>
          <w:b/>
          <w:bCs/>
          <w:color w:val="000000"/>
          <w:sz w:val="24"/>
          <w:szCs w:val="24"/>
        </w:rPr>
      </w:pPr>
    </w:p>
    <w:p w14:paraId="71DA6268" w14:textId="77777777" w:rsidR="00A76103" w:rsidRDefault="00A76103" w:rsidP="00A76103">
      <w:pPr>
        <w:pBdr>
          <w:top w:val="nil"/>
          <w:left w:val="nil"/>
          <w:bottom w:val="nil"/>
          <w:right w:val="nil"/>
          <w:between w:val="nil"/>
        </w:pBdr>
        <w:spacing w:after="0"/>
        <w:ind w:firstLine="360"/>
        <w:jc w:val="both"/>
        <w:rPr>
          <w:rFonts w:ascii="Arial" w:hAnsi="Arial" w:cs="Arial"/>
          <w:color w:val="000000"/>
          <w:sz w:val="24"/>
          <w:szCs w:val="24"/>
        </w:rPr>
      </w:pPr>
      <w:r w:rsidRPr="00A76103">
        <w:rPr>
          <w:rFonts w:ascii="Arial" w:hAnsi="Arial" w:cs="Arial"/>
          <w:color w:val="000000"/>
          <w:sz w:val="24"/>
          <w:szCs w:val="24"/>
        </w:rPr>
        <w:t>A seguir serão apresentados os protótipos de telas que serão desenvolvida</w:t>
      </w:r>
      <w:r>
        <w:rPr>
          <w:rFonts w:ascii="Arial" w:hAnsi="Arial" w:cs="Arial"/>
          <w:color w:val="000000"/>
          <w:sz w:val="24"/>
          <w:szCs w:val="24"/>
        </w:rPr>
        <w:t>s para a execução do sistema.</w:t>
      </w:r>
    </w:p>
    <w:p w14:paraId="6EA65253" w14:textId="77777777" w:rsidR="00A76103" w:rsidRDefault="00A76103" w:rsidP="001E032C">
      <w:pPr>
        <w:pBdr>
          <w:top w:val="nil"/>
          <w:left w:val="nil"/>
          <w:bottom w:val="nil"/>
          <w:right w:val="nil"/>
          <w:between w:val="nil"/>
        </w:pBdr>
        <w:spacing w:after="0"/>
        <w:ind w:firstLine="360"/>
        <w:jc w:val="center"/>
        <w:rPr>
          <w:rFonts w:ascii="Arial" w:hAnsi="Arial" w:cs="Arial"/>
          <w:color w:val="000000"/>
          <w:sz w:val="24"/>
          <w:szCs w:val="24"/>
        </w:rPr>
      </w:pPr>
    </w:p>
    <w:p w14:paraId="1A578C94" w14:textId="658B9059" w:rsidR="00A76103" w:rsidRPr="002156CF" w:rsidRDefault="002156CF" w:rsidP="632953C2">
      <w:pPr>
        <w:pBdr>
          <w:top w:val="nil"/>
          <w:left w:val="nil"/>
          <w:bottom w:val="nil"/>
          <w:right w:val="nil"/>
          <w:between w:val="nil"/>
        </w:pBdr>
        <w:spacing w:after="0"/>
        <w:jc w:val="center"/>
        <w:rPr>
          <w:noProof/>
        </w:rPr>
      </w:pPr>
      <w:r>
        <w:rPr>
          <w:noProof/>
        </w:rPr>
        <w:t xml:space="preserve">            </w:t>
      </w:r>
      <w:r>
        <w:rPr>
          <w:noProof/>
        </w:rPr>
        <w:drawing>
          <wp:inline distT="0" distB="0" distL="0" distR="0" wp14:anchorId="7E33BE46" wp14:editId="20833B6D">
            <wp:extent cx="4990830" cy="2917825"/>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87" t="19893" r="7824" b="7579"/>
                    <a:stretch/>
                  </pic:blipFill>
                  <pic:spPr bwMode="auto">
                    <a:xfrm>
                      <a:off x="0" y="0"/>
                      <a:ext cx="5052319" cy="2953774"/>
                    </a:xfrm>
                    <a:prstGeom prst="rect">
                      <a:avLst/>
                    </a:prstGeom>
                    <a:ln>
                      <a:noFill/>
                    </a:ln>
                    <a:extLst>
                      <a:ext uri="{53640926-AAD7-44D8-BBD7-CCE9431645EC}">
                        <a14:shadowObscured xmlns:a14="http://schemas.microsoft.com/office/drawing/2010/main"/>
                      </a:ext>
                    </a:extLst>
                  </pic:spPr>
                </pic:pic>
              </a:graphicData>
            </a:graphic>
          </wp:inline>
        </w:drawing>
      </w:r>
    </w:p>
    <w:p w14:paraId="2F5827AA" w14:textId="316DF7B2" w:rsidR="001E032C" w:rsidRPr="002156CF" w:rsidRDefault="001E032C" w:rsidP="002156CF">
      <w:pPr>
        <w:pBdr>
          <w:top w:val="nil"/>
          <w:left w:val="nil"/>
          <w:bottom w:val="nil"/>
          <w:right w:val="nil"/>
          <w:between w:val="nil"/>
        </w:pBdr>
        <w:spacing w:after="0"/>
        <w:jc w:val="center"/>
        <w:rPr>
          <w:rFonts w:ascii="Arial" w:hAnsi="Arial" w:cs="Arial"/>
          <w:color w:val="000000"/>
          <w:sz w:val="20"/>
          <w:szCs w:val="20"/>
        </w:rPr>
      </w:pPr>
      <w:r w:rsidRPr="001E032C">
        <w:rPr>
          <w:rFonts w:ascii="Arial" w:hAnsi="Arial" w:cs="Arial"/>
          <w:b/>
          <w:bCs/>
          <w:color w:val="000000"/>
          <w:sz w:val="20"/>
          <w:szCs w:val="20"/>
        </w:rPr>
        <w:t>Imagem 1</w:t>
      </w:r>
      <w:r w:rsidRPr="001E032C">
        <w:rPr>
          <w:rFonts w:ascii="Arial" w:hAnsi="Arial" w:cs="Arial"/>
          <w:color w:val="000000"/>
          <w:sz w:val="20"/>
          <w:szCs w:val="20"/>
        </w:rPr>
        <w:t xml:space="preserve"> – Tela de login</w:t>
      </w:r>
    </w:p>
    <w:p w14:paraId="41A82CD6" w14:textId="362D98AC" w:rsidR="002542D4" w:rsidRDefault="002542D4" w:rsidP="001E032C">
      <w:pPr>
        <w:pBdr>
          <w:top w:val="nil"/>
          <w:left w:val="nil"/>
          <w:bottom w:val="nil"/>
          <w:right w:val="nil"/>
          <w:between w:val="nil"/>
        </w:pBdr>
        <w:spacing w:after="0"/>
        <w:rPr>
          <w:noProof/>
        </w:rPr>
      </w:pPr>
    </w:p>
    <w:p w14:paraId="0E46DF5F" w14:textId="77777777" w:rsidR="002156CF" w:rsidRDefault="002156CF" w:rsidP="001E032C">
      <w:pPr>
        <w:pBdr>
          <w:top w:val="nil"/>
          <w:left w:val="nil"/>
          <w:bottom w:val="nil"/>
          <w:right w:val="nil"/>
          <w:between w:val="nil"/>
        </w:pBdr>
        <w:spacing w:after="0"/>
        <w:rPr>
          <w:noProof/>
        </w:rPr>
      </w:pPr>
    </w:p>
    <w:p w14:paraId="5CB7883B" w14:textId="77777777" w:rsidR="002542D4" w:rsidRDefault="002542D4" w:rsidP="001E032C">
      <w:pPr>
        <w:pBdr>
          <w:top w:val="nil"/>
          <w:left w:val="nil"/>
          <w:bottom w:val="nil"/>
          <w:right w:val="nil"/>
          <w:between w:val="nil"/>
        </w:pBdr>
        <w:spacing w:after="0"/>
        <w:rPr>
          <w:noProof/>
        </w:rPr>
      </w:pPr>
    </w:p>
    <w:p w14:paraId="022727F9" w14:textId="2271FB1F" w:rsidR="001E032C" w:rsidRDefault="002542D4" w:rsidP="002542D4">
      <w:pPr>
        <w:pBdr>
          <w:top w:val="nil"/>
          <w:left w:val="nil"/>
          <w:bottom w:val="nil"/>
          <w:right w:val="nil"/>
          <w:between w:val="nil"/>
        </w:pBdr>
        <w:tabs>
          <w:tab w:val="left" w:pos="8222"/>
        </w:tabs>
        <w:spacing w:after="0"/>
        <w:jc w:val="center"/>
        <w:rPr>
          <w:noProof/>
        </w:rPr>
      </w:pPr>
      <w:r>
        <w:rPr>
          <w:noProof/>
        </w:rPr>
        <w:t xml:space="preserve">         </w:t>
      </w:r>
      <w:r w:rsidR="001E032C">
        <w:rPr>
          <w:noProof/>
        </w:rPr>
        <w:drawing>
          <wp:inline distT="0" distB="0" distL="0" distR="0" wp14:anchorId="51F93EAE" wp14:editId="7D4A8559">
            <wp:extent cx="4978814" cy="2914429"/>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36" t="20066" r="8137" b="7693"/>
                    <a:stretch/>
                  </pic:blipFill>
                  <pic:spPr bwMode="auto">
                    <a:xfrm>
                      <a:off x="0" y="0"/>
                      <a:ext cx="4978814" cy="2914429"/>
                    </a:xfrm>
                    <a:prstGeom prst="rect">
                      <a:avLst/>
                    </a:prstGeom>
                    <a:ln>
                      <a:noFill/>
                    </a:ln>
                    <a:extLst>
                      <a:ext uri="{53640926-AAD7-44D8-BBD7-CCE9431645EC}">
                        <a14:shadowObscured xmlns:a14="http://schemas.microsoft.com/office/drawing/2010/main"/>
                      </a:ext>
                    </a:extLst>
                  </pic:spPr>
                </pic:pic>
              </a:graphicData>
            </a:graphic>
          </wp:inline>
        </w:drawing>
      </w:r>
    </w:p>
    <w:p w14:paraId="1BBDA856" w14:textId="5BF18EC3" w:rsidR="001E032C" w:rsidRDefault="002542D4" w:rsidP="001E032C">
      <w:pPr>
        <w:pBdr>
          <w:top w:val="nil"/>
          <w:left w:val="nil"/>
          <w:bottom w:val="nil"/>
          <w:right w:val="nil"/>
          <w:between w:val="nil"/>
        </w:pBdr>
        <w:spacing w:after="0"/>
        <w:jc w:val="center"/>
        <w:rPr>
          <w:noProof/>
        </w:rPr>
      </w:pPr>
      <w:r w:rsidRPr="002542D4">
        <w:rPr>
          <w:b/>
          <w:bCs/>
          <w:noProof/>
        </w:rPr>
        <w:t xml:space="preserve">Imagem </w:t>
      </w:r>
      <w:r w:rsidR="002156CF">
        <w:rPr>
          <w:b/>
          <w:bCs/>
          <w:noProof/>
        </w:rPr>
        <w:t>2</w:t>
      </w:r>
      <w:r>
        <w:rPr>
          <w:noProof/>
        </w:rPr>
        <w:t xml:space="preserve"> – Tela de localização</w:t>
      </w:r>
    </w:p>
    <w:p w14:paraId="3ED028FE" w14:textId="055CCECA" w:rsidR="006110C2" w:rsidRDefault="001E032C" w:rsidP="002542D4">
      <w:pPr>
        <w:pBdr>
          <w:top w:val="nil"/>
          <w:left w:val="nil"/>
          <w:bottom w:val="nil"/>
          <w:right w:val="nil"/>
          <w:between w:val="nil"/>
        </w:pBdr>
        <w:tabs>
          <w:tab w:val="left" w:pos="567"/>
          <w:tab w:val="left" w:pos="8222"/>
        </w:tabs>
        <w:spacing w:after="0"/>
        <w:jc w:val="center"/>
        <w:rPr>
          <w:rFonts w:ascii="Arial" w:hAnsi="Arial" w:cs="Arial"/>
          <w:b/>
          <w:bCs/>
          <w:color w:val="000000"/>
          <w:sz w:val="24"/>
          <w:szCs w:val="24"/>
        </w:rPr>
      </w:pPr>
      <w:r>
        <w:rPr>
          <w:rFonts w:ascii="Arial" w:hAnsi="Arial" w:cs="Arial"/>
          <w:b/>
          <w:bCs/>
          <w:color w:val="000000"/>
          <w:sz w:val="24"/>
          <w:szCs w:val="24"/>
        </w:rPr>
        <w:t xml:space="preserve">     </w:t>
      </w:r>
    </w:p>
    <w:p w14:paraId="5475C185" w14:textId="448DF69D" w:rsidR="002156CF" w:rsidRDefault="002156CF" w:rsidP="002542D4">
      <w:pPr>
        <w:pBdr>
          <w:top w:val="nil"/>
          <w:left w:val="nil"/>
          <w:bottom w:val="nil"/>
          <w:right w:val="nil"/>
          <w:between w:val="nil"/>
        </w:pBdr>
        <w:tabs>
          <w:tab w:val="left" w:pos="567"/>
          <w:tab w:val="left" w:pos="8222"/>
        </w:tabs>
        <w:spacing w:after="0"/>
        <w:jc w:val="center"/>
        <w:rPr>
          <w:rFonts w:ascii="Arial" w:hAnsi="Arial" w:cs="Arial"/>
          <w:b/>
          <w:bCs/>
          <w:color w:val="000000"/>
          <w:sz w:val="24"/>
          <w:szCs w:val="24"/>
        </w:rPr>
      </w:pPr>
    </w:p>
    <w:p w14:paraId="153AC313" w14:textId="0A5A61CF" w:rsidR="002156CF" w:rsidRDefault="002156CF" w:rsidP="002542D4">
      <w:pPr>
        <w:pBdr>
          <w:top w:val="nil"/>
          <w:left w:val="nil"/>
          <w:bottom w:val="nil"/>
          <w:right w:val="nil"/>
          <w:between w:val="nil"/>
        </w:pBdr>
        <w:tabs>
          <w:tab w:val="left" w:pos="567"/>
          <w:tab w:val="left" w:pos="8222"/>
        </w:tabs>
        <w:spacing w:after="0"/>
        <w:jc w:val="center"/>
        <w:rPr>
          <w:rFonts w:ascii="Arial" w:hAnsi="Arial" w:cs="Arial"/>
          <w:b/>
          <w:bCs/>
          <w:color w:val="000000"/>
          <w:sz w:val="24"/>
          <w:szCs w:val="24"/>
        </w:rPr>
      </w:pPr>
    </w:p>
    <w:p w14:paraId="4866F4A0" w14:textId="77777777" w:rsidR="002156CF" w:rsidRPr="002542D4" w:rsidRDefault="002156CF" w:rsidP="002542D4">
      <w:pPr>
        <w:pBdr>
          <w:top w:val="nil"/>
          <w:left w:val="nil"/>
          <w:bottom w:val="nil"/>
          <w:right w:val="nil"/>
          <w:between w:val="nil"/>
        </w:pBdr>
        <w:tabs>
          <w:tab w:val="left" w:pos="567"/>
          <w:tab w:val="left" w:pos="8222"/>
        </w:tabs>
        <w:spacing w:after="0"/>
        <w:jc w:val="center"/>
        <w:rPr>
          <w:rFonts w:ascii="Arial" w:hAnsi="Arial" w:cs="Arial"/>
          <w:color w:val="000000"/>
          <w:sz w:val="20"/>
          <w:szCs w:val="20"/>
        </w:rPr>
      </w:pPr>
    </w:p>
    <w:p w14:paraId="2AD8E011" w14:textId="5D18AAD0" w:rsidR="002542D4" w:rsidRDefault="002542D4" w:rsidP="006110C2">
      <w:pPr>
        <w:pBdr>
          <w:top w:val="nil"/>
          <w:left w:val="nil"/>
          <w:bottom w:val="nil"/>
          <w:right w:val="nil"/>
          <w:between w:val="nil"/>
        </w:pBdr>
        <w:spacing w:after="0"/>
        <w:jc w:val="both"/>
        <w:rPr>
          <w:rFonts w:ascii="Arial" w:hAnsi="Arial" w:cs="Arial"/>
          <w:b/>
          <w:bCs/>
          <w:color w:val="000000"/>
          <w:sz w:val="24"/>
          <w:szCs w:val="24"/>
        </w:rPr>
      </w:pPr>
    </w:p>
    <w:p w14:paraId="4F06BCE7" w14:textId="77777777" w:rsidR="002542D4" w:rsidRDefault="002542D4" w:rsidP="006110C2">
      <w:pPr>
        <w:pBdr>
          <w:top w:val="nil"/>
          <w:left w:val="nil"/>
          <w:bottom w:val="nil"/>
          <w:right w:val="nil"/>
          <w:between w:val="nil"/>
        </w:pBdr>
        <w:spacing w:after="0"/>
        <w:jc w:val="both"/>
        <w:rPr>
          <w:noProof/>
        </w:rPr>
      </w:pPr>
    </w:p>
    <w:p w14:paraId="306D57AC" w14:textId="062CBDFE" w:rsidR="002542D4" w:rsidRDefault="002542D4" w:rsidP="006110C2">
      <w:pPr>
        <w:pBdr>
          <w:top w:val="nil"/>
          <w:left w:val="nil"/>
          <w:bottom w:val="nil"/>
          <w:right w:val="nil"/>
          <w:between w:val="nil"/>
        </w:pBdr>
        <w:spacing w:after="0"/>
        <w:jc w:val="both"/>
        <w:rPr>
          <w:rFonts w:ascii="Arial" w:hAnsi="Arial" w:cs="Arial"/>
          <w:b/>
          <w:bCs/>
          <w:color w:val="000000"/>
          <w:sz w:val="24"/>
          <w:szCs w:val="24"/>
        </w:rPr>
      </w:pPr>
      <w:r>
        <w:rPr>
          <w:rFonts w:ascii="Arial" w:hAnsi="Arial" w:cs="Arial"/>
          <w:b/>
          <w:bCs/>
          <w:color w:val="000000"/>
          <w:sz w:val="24"/>
          <w:szCs w:val="24"/>
        </w:rPr>
        <w:t xml:space="preserve">         </w:t>
      </w:r>
      <w:r>
        <w:rPr>
          <w:noProof/>
        </w:rPr>
        <w:drawing>
          <wp:inline distT="0" distB="0" distL="0" distR="0" wp14:anchorId="79B0CF6B" wp14:editId="4261EA57">
            <wp:extent cx="4929808" cy="2880942"/>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40" t="19637" r="7959" b="7853"/>
                    <a:stretch/>
                  </pic:blipFill>
                  <pic:spPr bwMode="auto">
                    <a:xfrm>
                      <a:off x="0" y="0"/>
                      <a:ext cx="4957158" cy="2896925"/>
                    </a:xfrm>
                    <a:prstGeom prst="rect">
                      <a:avLst/>
                    </a:prstGeom>
                    <a:ln>
                      <a:noFill/>
                    </a:ln>
                    <a:extLst>
                      <a:ext uri="{53640926-AAD7-44D8-BBD7-CCE9431645EC}">
                        <a14:shadowObscured xmlns:a14="http://schemas.microsoft.com/office/drawing/2010/main"/>
                      </a:ext>
                    </a:extLst>
                  </pic:spPr>
                </pic:pic>
              </a:graphicData>
            </a:graphic>
          </wp:inline>
        </w:drawing>
      </w:r>
    </w:p>
    <w:p w14:paraId="639C9253" w14:textId="386BE0B9" w:rsidR="006110C2" w:rsidRPr="002542D4" w:rsidRDefault="002542D4" w:rsidP="002542D4">
      <w:pPr>
        <w:pBdr>
          <w:top w:val="nil"/>
          <w:left w:val="nil"/>
          <w:bottom w:val="nil"/>
          <w:right w:val="nil"/>
          <w:between w:val="nil"/>
        </w:pBdr>
        <w:spacing w:after="0"/>
        <w:jc w:val="center"/>
        <w:rPr>
          <w:rFonts w:ascii="Arial" w:hAnsi="Arial" w:cs="Arial"/>
          <w:color w:val="000000"/>
          <w:sz w:val="20"/>
          <w:szCs w:val="20"/>
        </w:rPr>
      </w:pPr>
      <w:r w:rsidRPr="002542D4">
        <w:rPr>
          <w:rFonts w:ascii="Arial" w:hAnsi="Arial" w:cs="Arial"/>
          <w:b/>
          <w:bCs/>
          <w:color w:val="000000"/>
          <w:sz w:val="20"/>
          <w:szCs w:val="20"/>
        </w:rPr>
        <w:t xml:space="preserve">Imagem </w:t>
      </w:r>
      <w:r w:rsidR="002156CF">
        <w:rPr>
          <w:rFonts w:ascii="Arial" w:hAnsi="Arial" w:cs="Arial"/>
          <w:b/>
          <w:bCs/>
          <w:color w:val="000000"/>
          <w:sz w:val="20"/>
          <w:szCs w:val="20"/>
        </w:rPr>
        <w:t>3</w:t>
      </w:r>
      <w:r w:rsidRPr="002542D4">
        <w:rPr>
          <w:rFonts w:ascii="Arial" w:hAnsi="Arial" w:cs="Arial"/>
          <w:b/>
          <w:bCs/>
          <w:color w:val="000000"/>
          <w:sz w:val="20"/>
          <w:szCs w:val="20"/>
        </w:rPr>
        <w:t xml:space="preserve"> </w:t>
      </w:r>
      <w:r w:rsidRPr="002542D4">
        <w:rPr>
          <w:rFonts w:ascii="Arial" w:hAnsi="Arial" w:cs="Arial"/>
          <w:color w:val="000000"/>
          <w:sz w:val="20"/>
          <w:szCs w:val="20"/>
        </w:rPr>
        <w:t>– Tela principal do sistema</w:t>
      </w:r>
    </w:p>
    <w:p w14:paraId="0125C53A" w14:textId="4625E236" w:rsidR="002542D4" w:rsidRDefault="002542D4" w:rsidP="002156CF">
      <w:pPr>
        <w:pBdr>
          <w:top w:val="nil"/>
          <w:left w:val="nil"/>
          <w:bottom w:val="nil"/>
          <w:right w:val="nil"/>
          <w:between w:val="nil"/>
        </w:pBdr>
        <w:tabs>
          <w:tab w:val="left" w:pos="720"/>
          <w:tab w:val="left" w:pos="8222"/>
        </w:tabs>
        <w:spacing w:after="0"/>
        <w:jc w:val="both"/>
        <w:rPr>
          <w:noProof/>
        </w:rPr>
      </w:pPr>
    </w:p>
    <w:p w14:paraId="64FCD4D4" w14:textId="527DC06A" w:rsidR="002542D4" w:rsidRDefault="002542D4" w:rsidP="001E032C">
      <w:pPr>
        <w:pBdr>
          <w:top w:val="nil"/>
          <w:left w:val="nil"/>
          <w:bottom w:val="nil"/>
          <w:right w:val="nil"/>
          <w:between w:val="nil"/>
        </w:pBdr>
        <w:tabs>
          <w:tab w:val="left" w:pos="720"/>
          <w:tab w:val="left" w:pos="8222"/>
        </w:tabs>
        <w:spacing w:after="0"/>
        <w:ind w:left="720"/>
        <w:jc w:val="both"/>
        <w:rPr>
          <w:noProof/>
        </w:rPr>
      </w:pPr>
    </w:p>
    <w:p w14:paraId="3D4B7A2D" w14:textId="139AD7C2" w:rsidR="002542D4" w:rsidRDefault="002542D4" w:rsidP="001E032C">
      <w:pPr>
        <w:pBdr>
          <w:top w:val="nil"/>
          <w:left w:val="nil"/>
          <w:bottom w:val="nil"/>
          <w:right w:val="nil"/>
          <w:between w:val="nil"/>
        </w:pBdr>
        <w:tabs>
          <w:tab w:val="left" w:pos="720"/>
          <w:tab w:val="left" w:pos="8222"/>
        </w:tabs>
        <w:spacing w:after="0"/>
        <w:ind w:left="720"/>
        <w:jc w:val="both"/>
        <w:rPr>
          <w:noProof/>
        </w:rPr>
      </w:pPr>
    </w:p>
    <w:p w14:paraId="27B7D77C" w14:textId="77777777" w:rsidR="002542D4" w:rsidRDefault="002542D4" w:rsidP="001E032C">
      <w:pPr>
        <w:pBdr>
          <w:top w:val="nil"/>
          <w:left w:val="nil"/>
          <w:bottom w:val="nil"/>
          <w:right w:val="nil"/>
          <w:between w:val="nil"/>
        </w:pBdr>
        <w:tabs>
          <w:tab w:val="left" w:pos="720"/>
          <w:tab w:val="left" w:pos="8222"/>
        </w:tabs>
        <w:spacing w:after="0"/>
        <w:ind w:left="720"/>
        <w:jc w:val="both"/>
        <w:rPr>
          <w:noProof/>
        </w:rPr>
      </w:pPr>
    </w:p>
    <w:p w14:paraId="27E5A890" w14:textId="74AC4209" w:rsidR="002542D4" w:rsidRDefault="002542D4" w:rsidP="632953C2">
      <w:pPr>
        <w:pBdr>
          <w:top w:val="nil"/>
          <w:left w:val="nil"/>
          <w:bottom w:val="nil"/>
          <w:right w:val="nil"/>
          <w:between w:val="nil"/>
        </w:pBdr>
        <w:tabs>
          <w:tab w:val="left" w:pos="720"/>
          <w:tab w:val="left" w:pos="8222"/>
        </w:tabs>
        <w:spacing w:after="0"/>
        <w:jc w:val="center"/>
        <w:rPr>
          <w:rFonts w:ascii="Arial" w:hAnsi="Arial" w:cs="Arial"/>
          <w:b/>
          <w:bCs/>
          <w:color w:val="000000"/>
          <w:sz w:val="20"/>
          <w:szCs w:val="20"/>
        </w:rPr>
      </w:pPr>
      <w:r>
        <w:rPr>
          <w:rFonts w:ascii="Arial" w:hAnsi="Arial" w:cs="Arial"/>
          <w:b/>
          <w:bCs/>
          <w:color w:val="000000"/>
          <w:sz w:val="24"/>
          <w:szCs w:val="24"/>
        </w:rPr>
        <w:t xml:space="preserve">       </w:t>
      </w:r>
      <w:r w:rsidR="0C1E96A7">
        <w:rPr>
          <w:noProof/>
        </w:rPr>
        <w:drawing>
          <wp:inline distT="0" distB="0" distL="0" distR="0" wp14:anchorId="4E409CFD" wp14:editId="632953C2">
            <wp:extent cx="5015270" cy="2876588"/>
            <wp:effectExtent l="0" t="0" r="0" b="0"/>
            <wp:docPr id="73546123" name="Imagem 7354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21908" t="19182" r="7243" b="8490"/>
                    <a:stretch>
                      <a:fillRect/>
                    </a:stretch>
                  </pic:blipFill>
                  <pic:spPr>
                    <a:xfrm>
                      <a:off x="0" y="0"/>
                      <a:ext cx="5015270" cy="2876588"/>
                    </a:xfrm>
                    <a:prstGeom prst="rect">
                      <a:avLst/>
                    </a:prstGeom>
                  </pic:spPr>
                </pic:pic>
              </a:graphicData>
            </a:graphic>
          </wp:inline>
        </w:drawing>
      </w:r>
      <w:r w:rsidRPr="632953C2">
        <w:rPr>
          <w:rFonts w:ascii="Arial" w:hAnsi="Arial" w:cs="Arial"/>
          <w:b/>
          <w:bCs/>
          <w:color w:val="000000" w:themeColor="text1"/>
          <w:sz w:val="20"/>
          <w:szCs w:val="20"/>
        </w:rPr>
        <w:t xml:space="preserve">Imagem </w:t>
      </w:r>
      <w:r w:rsidR="002156CF" w:rsidRPr="632953C2">
        <w:rPr>
          <w:rFonts w:ascii="Arial" w:hAnsi="Arial" w:cs="Arial"/>
          <w:b/>
          <w:bCs/>
          <w:color w:val="000000" w:themeColor="text1"/>
          <w:sz w:val="20"/>
          <w:szCs w:val="20"/>
        </w:rPr>
        <w:t>4</w:t>
      </w:r>
      <w:r w:rsidRPr="632953C2">
        <w:rPr>
          <w:rFonts w:ascii="Arial" w:hAnsi="Arial" w:cs="Arial"/>
          <w:b/>
          <w:bCs/>
          <w:color w:val="000000" w:themeColor="text1"/>
          <w:sz w:val="20"/>
          <w:szCs w:val="20"/>
        </w:rPr>
        <w:t xml:space="preserve"> </w:t>
      </w:r>
      <w:r w:rsidRPr="632953C2">
        <w:rPr>
          <w:rFonts w:ascii="Arial" w:hAnsi="Arial" w:cs="Arial"/>
          <w:color w:val="000000" w:themeColor="text1"/>
          <w:sz w:val="20"/>
          <w:szCs w:val="20"/>
        </w:rPr>
        <w:t>– Tela de informações de clima</w:t>
      </w:r>
    </w:p>
    <w:p w14:paraId="4A7E10A2" w14:textId="0F2F66AC" w:rsidR="006110C2" w:rsidRDefault="006110C2" w:rsidP="006110C2">
      <w:pPr>
        <w:pBdr>
          <w:top w:val="nil"/>
          <w:left w:val="nil"/>
          <w:bottom w:val="nil"/>
          <w:right w:val="nil"/>
          <w:between w:val="nil"/>
        </w:pBdr>
        <w:spacing w:after="0"/>
        <w:jc w:val="both"/>
        <w:rPr>
          <w:rFonts w:ascii="Arial" w:hAnsi="Arial" w:cs="Arial"/>
          <w:b/>
          <w:bCs/>
          <w:color w:val="000000"/>
          <w:sz w:val="24"/>
          <w:szCs w:val="24"/>
        </w:rPr>
      </w:pPr>
    </w:p>
    <w:p w14:paraId="32C53797" w14:textId="52F27C4A" w:rsidR="005836A6" w:rsidRDefault="005836A6" w:rsidP="006110C2">
      <w:pPr>
        <w:pBdr>
          <w:top w:val="nil"/>
          <w:left w:val="nil"/>
          <w:bottom w:val="nil"/>
          <w:right w:val="nil"/>
          <w:between w:val="nil"/>
        </w:pBdr>
        <w:spacing w:after="0"/>
        <w:jc w:val="both"/>
        <w:rPr>
          <w:rFonts w:ascii="Arial" w:hAnsi="Arial" w:cs="Arial"/>
          <w:b/>
          <w:bCs/>
          <w:color w:val="000000"/>
          <w:sz w:val="24"/>
          <w:szCs w:val="24"/>
        </w:rPr>
      </w:pPr>
    </w:p>
    <w:p w14:paraId="72A52B78" w14:textId="30C38155" w:rsidR="002542D4" w:rsidRDefault="002542D4" w:rsidP="006110C2">
      <w:pPr>
        <w:pBdr>
          <w:top w:val="nil"/>
          <w:left w:val="nil"/>
          <w:bottom w:val="nil"/>
          <w:right w:val="nil"/>
          <w:between w:val="nil"/>
        </w:pBdr>
        <w:spacing w:after="0"/>
        <w:jc w:val="both"/>
        <w:rPr>
          <w:noProof/>
        </w:rPr>
      </w:pPr>
    </w:p>
    <w:p w14:paraId="5745603C" w14:textId="1B89CD25" w:rsidR="002156CF" w:rsidRDefault="002156CF" w:rsidP="006110C2">
      <w:pPr>
        <w:pBdr>
          <w:top w:val="nil"/>
          <w:left w:val="nil"/>
          <w:bottom w:val="nil"/>
          <w:right w:val="nil"/>
          <w:between w:val="nil"/>
        </w:pBdr>
        <w:spacing w:after="0"/>
        <w:jc w:val="both"/>
        <w:rPr>
          <w:noProof/>
        </w:rPr>
      </w:pPr>
    </w:p>
    <w:p w14:paraId="108FB4C6" w14:textId="7416C979" w:rsidR="002156CF" w:rsidRDefault="002156CF" w:rsidP="006110C2">
      <w:pPr>
        <w:pBdr>
          <w:top w:val="nil"/>
          <w:left w:val="nil"/>
          <w:bottom w:val="nil"/>
          <w:right w:val="nil"/>
          <w:between w:val="nil"/>
        </w:pBdr>
        <w:spacing w:after="0"/>
        <w:jc w:val="both"/>
        <w:rPr>
          <w:noProof/>
        </w:rPr>
      </w:pPr>
    </w:p>
    <w:p w14:paraId="293C13FB" w14:textId="00D742C1" w:rsidR="002156CF" w:rsidRDefault="002156CF" w:rsidP="006110C2">
      <w:pPr>
        <w:pBdr>
          <w:top w:val="nil"/>
          <w:left w:val="nil"/>
          <w:bottom w:val="nil"/>
          <w:right w:val="nil"/>
          <w:between w:val="nil"/>
        </w:pBdr>
        <w:spacing w:after="0"/>
        <w:jc w:val="both"/>
        <w:rPr>
          <w:noProof/>
        </w:rPr>
      </w:pPr>
    </w:p>
    <w:p w14:paraId="5D288CED" w14:textId="77B33D62" w:rsidR="002156CF" w:rsidRDefault="002156CF" w:rsidP="006110C2">
      <w:pPr>
        <w:pBdr>
          <w:top w:val="nil"/>
          <w:left w:val="nil"/>
          <w:bottom w:val="nil"/>
          <w:right w:val="nil"/>
          <w:between w:val="nil"/>
        </w:pBdr>
        <w:spacing w:after="0"/>
        <w:jc w:val="both"/>
        <w:rPr>
          <w:noProof/>
        </w:rPr>
      </w:pPr>
    </w:p>
    <w:p w14:paraId="3246C360" w14:textId="5FC20D91" w:rsidR="002156CF" w:rsidRDefault="002156CF" w:rsidP="006110C2">
      <w:pPr>
        <w:pBdr>
          <w:top w:val="nil"/>
          <w:left w:val="nil"/>
          <w:bottom w:val="nil"/>
          <w:right w:val="nil"/>
          <w:between w:val="nil"/>
        </w:pBdr>
        <w:spacing w:after="0"/>
        <w:jc w:val="both"/>
        <w:rPr>
          <w:noProof/>
        </w:rPr>
      </w:pPr>
    </w:p>
    <w:p w14:paraId="328F6FC2" w14:textId="43BF3786" w:rsidR="002156CF" w:rsidRDefault="002156CF" w:rsidP="006110C2">
      <w:pPr>
        <w:pBdr>
          <w:top w:val="nil"/>
          <w:left w:val="nil"/>
          <w:bottom w:val="nil"/>
          <w:right w:val="nil"/>
          <w:between w:val="nil"/>
        </w:pBdr>
        <w:spacing w:after="0"/>
        <w:jc w:val="both"/>
        <w:rPr>
          <w:noProof/>
        </w:rPr>
      </w:pPr>
    </w:p>
    <w:p w14:paraId="19C1E58D" w14:textId="3E900BD8" w:rsidR="002156CF" w:rsidRDefault="002156CF" w:rsidP="006110C2">
      <w:pPr>
        <w:pBdr>
          <w:top w:val="nil"/>
          <w:left w:val="nil"/>
          <w:bottom w:val="nil"/>
          <w:right w:val="nil"/>
          <w:between w:val="nil"/>
        </w:pBdr>
        <w:spacing w:after="0"/>
        <w:jc w:val="both"/>
        <w:rPr>
          <w:noProof/>
        </w:rPr>
      </w:pPr>
    </w:p>
    <w:p w14:paraId="3B96F3F5" w14:textId="71A0A5F2" w:rsidR="005836A6" w:rsidRPr="002156CF" w:rsidRDefault="002156CF" w:rsidP="002156CF">
      <w:pPr>
        <w:pBdr>
          <w:top w:val="nil"/>
          <w:left w:val="nil"/>
          <w:bottom w:val="nil"/>
          <w:right w:val="nil"/>
          <w:between w:val="nil"/>
        </w:pBdr>
        <w:spacing w:after="0"/>
        <w:jc w:val="both"/>
        <w:rPr>
          <w:noProof/>
        </w:rPr>
      </w:pPr>
      <w:r>
        <w:rPr>
          <w:noProof/>
        </w:rPr>
        <w:t xml:space="preserve">        </w:t>
      </w:r>
      <w:r>
        <w:rPr>
          <w:noProof/>
        </w:rPr>
        <w:drawing>
          <wp:inline distT="0" distB="0" distL="0" distR="0" wp14:anchorId="3A0A13FA" wp14:editId="070DC211">
            <wp:extent cx="5020225" cy="2926080"/>
            <wp:effectExtent l="0" t="0" r="9525"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093" t="19529" r="7678" b="8086"/>
                    <a:stretch/>
                  </pic:blipFill>
                  <pic:spPr bwMode="auto">
                    <a:xfrm>
                      <a:off x="0" y="0"/>
                      <a:ext cx="5044523" cy="2940242"/>
                    </a:xfrm>
                    <a:prstGeom prst="rect">
                      <a:avLst/>
                    </a:prstGeom>
                    <a:ln>
                      <a:noFill/>
                    </a:ln>
                    <a:extLst>
                      <a:ext uri="{53640926-AAD7-44D8-BBD7-CCE9431645EC}">
                        <a14:shadowObscured xmlns:a14="http://schemas.microsoft.com/office/drawing/2010/main"/>
                      </a:ext>
                    </a:extLst>
                  </pic:spPr>
                </pic:pic>
              </a:graphicData>
            </a:graphic>
          </wp:inline>
        </w:drawing>
      </w:r>
    </w:p>
    <w:p w14:paraId="5CCE29EB" w14:textId="7D0845C8" w:rsidR="005836A6" w:rsidRPr="00BC3B92" w:rsidRDefault="00BC3B92" w:rsidP="00BC3B92">
      <w:pPr>
        <w:pBdr>
          <w:top w:val="nil"/>
          <w:left w:val="nil"/>
          <w:bottom w:val="nil"/>
          <w:right w:val="nil"/>
          <w:between w:val="nil"/>
        </w:pBdr>
        <w:spacing w:after="0"/>
        <w:jc w:val="center"/>
        <w:rPr>
          <w:rFonts w:ascii="Arial" w:hAnsi="Arial" w:cs="Arial"/>
          <w:b/>
          <w:bCs/>
          <w:color w:val="000000"/>
          <w:sz w:val="20"/>
          <w:szCs w:val="20"/>
        </w:rPr>
      </w:pPr>
      <w:r w:rsidRPr="00BC3B92">
        <w:rPr>
          <w:rFonts w:ascii="Arial" w:hAnsi="Arial" w:cs="Arial"/>
          <w:b/>
          <w:bCs/>
          <w:color w:val="000000"/>
          <w:sz w:val="20"/>
          <w:szCs w:val="20"/>
        </w:rPr>
        <w:t xml:space="preserve">Imagem </w:t>
      </w:r>
      <w:r w:rsidR="002156CF">
        <w:rPr>
          <w:rFonts w:ascii="Arial" w:hAnsi="Arial" w:cs="Arial"/>
          <w:b/>
          <w:bCs/>
          <w:color w:val="000000"/>
          <w:sz w:val="20"/>
          <w:szCs w:val="20"/>
        </w:rPr>
        <w:t>5</w:t>
      </w:r>
      <w:r w:rsidRPr="00BC3B92">
        <w:rPr>
          <w:rFonts w:ascii="Arial" w:hAnsi="Arial" w:cs="Arial"/>
          <w:b/>
          <w:bCs/>
          <w:color w:val="000000"/>
          <w:sz w:val="20"/>
          <w:szCs w:val="20"/>
        </w:rPr>
        <w:t xml:space="preserve"> – </w:t>
      </w:r>
      <w:r w:rsidRPr="00BC3B92">
        <w:rPr>
          <w:rFonts w:ascii="Arial" w:hAnsi="Arial" w:cs="Arial"/>
          <w:color w:val="000000"/>
          <w:sz w:val="20"/>
          <w:szCs w:val="20"/>
        </w:rPr>
        <w:t>Tela que apresenta categorias de serviços disponíveis</w:t>
      </w:r>
    </w:p>
    <w:p w14:paraId="4A64A28F" w14:textId="11BD3460" w:rsidR="005836A6" w:rsidRDefault="005836A6" w:rsidP="006110C2">
      <w:pPr>
        <w:pBdr>
          <w:top w:val="nil"/>
          <w:left w:val="nil"/>
          <w:bottom w:val="nil"/>
          <w:right w:val="nil"/>
          <w:between w:val="nil"/>
        </w:pBdr>
        <w:spacing w:after="0"/>
        <w:jc w:val="both"/>
        <w:rPr>
          <w:rFonts w:ascii="Arial" w:hAnsi="Arial" w:cs="Arial"/>
          <w:b/>
          <w:bCs/>
          <w:color w:val="000000"/>
          <w:sz w:val="24"/>
          <w:szCs w:val="24"/>
        </w:rPr>
      </w:pPr>
    </w:p>
    <w:p w14:paraId="228EF3FC" w14:textId="6132CB5C" w:rsidR="005836A6" w:rsidRDefault="005836A6" w:rsidP="006110C2">
      <w:pPr>
        <w:pBdr>
          <w:top w:val="nil"/>
          <w:left w:val="nil"/>
          <w:bottom w:val="nil"/>
          <w:right w:val="nil"/>
          <w:between w:val="nil"/>
        </w:pBdr>
        <w:spacing w:after="0"/>
        <w:jc w:val="both"/>
        <w:rPr>
          <w:rFonts w:ascii="Arial" w:hAnsi="Arial" w:cs="Arial"/>
          <w:b/>
          <w:bCs/>
          <w:color w:val="000000"/>
          <w:sz w:val="24"/>
          <w:szCs w:val="24"/>
        </w:rPr>
      </w:pPr>
    </w:p>
    <w:p w14:paraId="4213DC3B" w14:textId="68B40AFC" w:rsidR="005836A6" w:rsidRPr="002156CF" w:rsidRDefault="005836A6" w:rsidP="002156CF">
      <w:pPr>
        <w:pBdr>
          <w:top w:val="nil"/>
          <w:left w:val="nil"/>
          <w:bottom w:val="nil"/>
          <w:right w:val="nil"/>
          <w:between w:val="nil"/>
        </w:pBdr>
        <w:spacing w:after="0"/>
        <w:jc w:val="both"/>
        <w:rPr>
          <w:rFonts w:ascii="Arial" w:hAnsi="Arial" w:cs="Arial"/>
          <w:b/>
          <w:bCs/>
          <w:color w:val="000000"/>
          <w:sz w:val="20"/>
          <w:szCs w:val="20"/>
        </w:rPr>
      </w:pPr>
    </w:p>
    <w:p w14:paraId="14C2A3B2" w14:textId="05B1258F" w:rsidR="005836A6" w:rsidRDefault="00BC3B92" w:rsidP="00BC36C1">
      <w:pPr>
        <w:pStyle w:val="PargrafodaLista"/>
        <w:numPr>
          <w:ilvl w:val="0"/>
          <w:numId w:val="4"/>
        </w:numPr>
        <w:pBdr>
          <w:top w:val="nil"/>
          <w:left w:val="nil"/>
          <w:bottom w:val="nil"/>
          <w:right w:val="nil"/>
          <w:between w:val="nil"/>
        </w:pBdr>
        <w:spacing w:after="0" w:line="360" w:lineRule="auto"/>
        <w:jc w:val="both"/>
        <w:rPr>
          <w:rFonts w:ascii="Arial" w:hAnsi="Arial" w:cs="Arial"/>
          <w:b/>
          <w:bCs/>
          <w:color w:val="000000"/>
          <w:sz w:val="24"/>
          <w:szCs w:val="24"/>
        </w:rPr>
      </w:pPr>
      <w:r>
        <w:rPr>
          <w:rFonts w:ascii="Arial" w:hAnsi="Arial" w:cs="Arial"/>
          <w:b/>
          <w:bCs/>
          <w:color w:val="000000"/>
          <w:sz w:val="24"/>
          <w:szCs w:val="24"/>
        </w:rPr>
        <w:t>Análise de ponto de função (APF)</w:t>
      </w:r>
    </w:p>
    <w:p w14:paraId="1C4699D3" w14:textId="295A8B7E" w:rsidR="00BC3B92" w:rsidRDefault="00BC3B92" w:rsidP="00BC36C1">
      <w:pPr>
        <w:pBdr>
          <w:top w:val="nil"/>
          <w:left w:val="nil"/>
          <w:bottom w:val="nil"/>
          <w:right w:val="nil"/>
          <w:between w:val="nil"/>
        </w:pBdr>
        <w:spacing w:after="0" w:line="360" w:lineRule="auto"/>
        <w:ind w:firstLine="360"/>
        <w:jc w:val="both"/>
        <w:rPr>
          <w:rFonts w:ascii="Arial" w:hAnsi="Arial" w:cs="Arial"/>
          <w:color w:val="000000"/>
          <w:sz w:val="24"/>
          <w:szCs w:val="24"/>
        </w:rPr>
      </w:pPr>
      <w:r>
        <w:rPr>
          <w:rFonts w:ascii="Arial" w:hAnsi="Arial" w:cs="Arial"/>
          <w:color w:val="000000"/>
          <w:sz w:val="24"/>
          <w:szCs w:val="24"/>
        </w:rPr>
        <w:t xml:space="preserve">APF </w:t>
      </w:r>
      <w:r w:rsidR="00BC36C1">
        <w:rPr>
          <w:rFonts w:ascii="Arial" w:hAnsi="Arial" w:cs="Arial"/>
          <w:color w:val="000000"/>
          <w:sz w:val="24"/>
          <w:szCs w:val="24"/>
        </w:rPr>
        <w:t xml:space="preserve">trata-se de uma técnica que, independente da tecnologia aplicada no desenvolvimento de um software, é capaz de medir seu tamanho funcional (REINALDO &amp; FILIPAKIS, </w:t>
      </w:r>
      <w:proofErr w:type="spellStart"/>
      <w:r w:rsidR="00BC36C1">
        <w:rPr>
          <w:rFonts w:ascii="Arial" w:hAnsi="Arial" w:cs="Arial"/>
          <w:color w:val="000000"/>
          <w:sz w:val="24"/>
          <w:szCs w:val="24"/>
        </w:rPr>
        <w:t>sd</w:t>
      </w:r>
      <w:proofErr w:type="spellEnd"/>
      <w:r w:rsidR="00BC36C1">
        <w:rPr>
          <w:rFonts w:ascii="Arial" w:hAnsi="Arial" w:cs="Arial"/>
          <w:color w:val="000000"/>
          <w:sz w:val="24"/>
          <w:szCs w:val="24"/>
        </w:rPr>
        <w:t>). Nesse processo é necessário que os componentes funcionais sejam identificados</w:t>
      </w:r>
      <w:r w:rsidR="0024452A">
        <w:rPr>
          <w:rFonts w:ascii="Arial" w:hAnsi="Arial" w:cs="Arial"/>
          <w:color w:val="000000"/>
          <w:sz w:val="24"/>
          <w:szCs w:val="24"/>
        </w:rPr>
        <w:t>, e depois classificados diante a sua funcionalidade em:</w:t>
      </w:r>
    </w:p>
    <w:p w14:paraId="193EABC2" w14:textId="77777777" w:rsidR="0024452A" w:rsidRPr="0024452A" w:rsidRDefault="0024452A" w:rsidP="0024452A">
      <w:pPr>
        <w:pBdr>
          <w:top w:val="nil"/>
          <w:left w:val="nil"/>
          <w:bottom w:val="nil"/>
          <w:right w:val="nil"/>
          <w:between w:val="nil"/>
        </w:pBdr>
        <w:spacing w:after="0" w:line="360" w:lineRule="auto"/>
        <w:ind w:firstLine="360"/>
        <w:jc w:val="both"/>
        <w:rPr>
          <w:rFonts w:ascii="Arial" w:hAnsi="Arial" w:cs="Arial"/>
          <w:color w:val="000000"/>
          <w:sz w:val="24"/>
          <w:szCs w:val="24"/>
        </w:rPr>
      </w:pPr>
      <w:r w:rsidRPr="0024452A">
        <w:rPr>
          <w:rFonts w:ascii="Arial" w:hAnsi="Arial" w:cs="Arial"/>
          <w:b/>
          <w:bCs/>
          <w:color w:val="000000"/>
          <w:sz w:val="24"/>
          <w:szCs w:val="24"/>
        </w:rPr>
        <w:t>AIE:</w:t>
      </w:r>
      <w:r w:rsidRPr="0024452A">
        <w:rPr>
          <w:rFonts w:ascii="Arial" w:hAnsi="Arial" w:cs="Arial"/>
          <w:color w:val="000000"/>
          <w:sz w:val="24"/>
          <w:szCs w:val="24"/>
        </w:rPr>
        <w:t xml:space="preserve"> arquivos de interfaces externas;</w:t>
      </w:r>
    </w:p>
    <w:p w14:paraId="144FF19E" w14:textId="77777777" w:rsidR="0024452A" w:rsidRPr="0024452A" w:rsidRDefault="0024452A" w:rsidP="0024452A">
      <w:pPr>
        <w:pBdr>
          <w:top w:val="nil"/>
          <w:left w:val="nil"/>
          <w:bottom w:val="nil"/>
          <w:right w:val="nil"/>
          <w:between w:val="nil"/>
        </w:pBdr>
        <w:spacing w:after="0" w:line="360" w:lineRule="auto"/>
        <w:ind w:firstLine="360"/>
        <w:jc w:val="both"/>
        <w:rPr>
          <w:rFonts w:ascii="Arial" w:hAnsi="Arial" w:cs="Arial"/>
          <w:color w:val="000000"/>
          <w:sz w:val="24"/>
          <w:szCs w:val="24"/>
        </w:rPr>
      </w:pPr>
      <w:r w:rsidRPr="0024452A">
        <w:rPr>
          <w:rFonts w:ascii="Arial" w:hAnsi="Arial" w:cs="Arial"/>
          <w:b/>
          <w:bCs/>
          <w:color w:val="000000"/>
          <w:sz w:val="24"/>
          <w:szCs w:val="24"/>
        </w:rPr>
        <w:t>ALI:</w:t>
      </w:r>
      <w:r w:rsidRPr="0024452A">
        <w:rPr>
          <w:rFonts w:ascii="Arial" w:hAnsi="Arial" w:cs="Arial"/>
          <w:color w:val="000000"/>
          <w:sz w:val="24"/>
          <w:szCs w:val="24"/>
        </w:rPr>
        <w:t xml:space="preserve"> arquivos lógicos internos;</w:t>
      </w:r>
    </w:p>
    <w:p w14:paraId="59F50075" w14:textId="77777777" w:rsidR="0024452A" w:rsidRPr="0024452A" w:rsidRDefault="0024452A" w:rsidP="0024452A">
      <w:pPr>
        <w:pBdr>
          <w:top w:val="nil"/>
          <w:left w:val="nil"/>
          <w:bottom w:val="nil"/>
          <w:right w:val="nil"/>
          <w:between w:val="nil"/>
        </w:pBdr>
        <w:spacing w:after="0" w:line="360" w:lineRule="auto"/>
        <w:ind w:firstLine="360"/>
        <w:jc w:val="both"/>
        <w:rPr>
          <w:rFonts w:ascii="Arial" w:hAnsi="Arial" w:cs="Arial"/>
          <w:color w:val="000000"/>
          <w:sz w:val="24"/>
          <w:szCs w:val="24"/>
        </w:rPr>
      </w:pPr>
      <w:r w:rsidRPr="0024452A">
        <w:rPr>
          <w:rFonts w:ascii="Arial" w:hAnsi="Arial" w:cs="Arial"/>
          <w:b/>
          <w:bCs/>
          <w:color w:val="000000"/>
          <w:sz w:val="24"/>
          <w:szCs w:val="24"/>
        </w:rPr>
        <w:t>EE:</w:t>
      </w:r>
      <w:r w:rsidRPr="0024452A">
        <w:rPr>
          <w:rFonts w:ascii="Arial" w:hAnsi="Arial" w:cs="Arial"/>
          <w:color w:val="000000"/>
          <w:sz w:val="24"/>
          <w:szCs w:val="24"/>
        </w:rPr>
        <w:t xml:space="preserve"> entrada externa;</w:t>
      </w:r>
    </w:p>
    <w:p w14:paraId="271F5BFA" w14:textId="77777777" w:rsidR="0024452A" w:rsidRPr="0024452A" w:rsidRDefault="0024452A" w:rsidP="0024452A">
      <w:pPr>
        <w:pBdr>
          <w:top w:val="nil"/>
          <w:left w:val="nil"/>
          <w:bottom w:val="nil"/>
          <w:right w:val="nil"/>
          <w:between w:val="nil"/>
        </w:pBdr>
        <w:spacing w:after="0" w:line="360" w:lineRule="auto"/>
        <w:ind w:firstLine="360"/>
        <w:jc w:val="both"/>
        <w:rPr>
          <w:rFonts w:ascii="Arial" w:hAnsi="Arial" w:cs="Arial"/>
          <w:color w:val="000000"/>
          <w:sz w:val="24"/>
          <w:szCs w:val="24"/>
        </w:rPr>
      </w:pPr>
      <w:r w:rsidRPr="0024452A">
        <w:rPr>
          <w:rFonts w:ascii="Arial" w:hAnsi="Arial" w:cs="Arial"/>
          <w:b/>
          <w:bCs/>
          <w:color w:val="000000"/>
          <w:sz w:val="24"/>
          <w:szCs w:val="24"/>
        </w:rPr>
        <w:t>SE:</w:t>
      </w:r>
      <w:r w:rsidRPr="0024452A">
        <w:rPr>
          <w:rFonts w:ascii="Arial" w:hAnsi="Arial" w:cs="Arial"/>
          <w:color w:val="000000"/>
          <w:sz w:val="24"/>
          <w:szCs w:val="24"/>
        </w:rPr>
        <w:t xml:space="preserve"> saída externa;</w:t>
      </w:r>
    </w:p>
    <w:p w14:paraId="1566358D" w14:textId="5E164D2C" w:rsidR="006110C2" w:rsidRPr="002156CF" w:rsidRDefault="0024452A" w:rsidP="002156CF">
      <w:pPr>
        <w:pBdr>
          <w:top w:val="nil"/>
          <w:left w:val="nil"/>
          <w:bottom w:val="nil"/>
          <w:right w:val="nil"/>
          <w:between w:val="nil"/>
        </w:pBdr>
        <w:spacing w:after="0" w:line="360" w:lineRule="auto"/>
        <w:ind w:firstLine="360"/>
        <w:jc w:val="both"/>
        <w:rPr>
          <w:rFonts w:ascii="Arial" w:hAnsi="Arial" w:cs="Arial"/>
          <w:color w:val="000000"/>
          <w:sz w:val="24"/>
          <w:szCs w:val="24"/>
        </w:rPr>
      </w:pPr>
      <w:r w:rsidRPr="0024452A">
        <w:rPr>
          <w:rFonts w:ascii="Arial" w:hAnsi="Arial" w:cs="Arial"/>
          <w:b/>
          <w:bCs/>
          <w:color w:val="000000"/>
          <w:sz w:val="24"/>
          <w:szCs w:val="24"/>
        </w:rPr>
        <w:t>CE:</w:t>
      </w:r>
      <w:r w:rsidRPr="0024452A">
        <w:rPr>
          <w:rFonts w:ascii="Arial" w:hAnsi="Arial" w:cs="Arial"/>
          <w:color w:val="000000"/>
          <w:sz w:val="24"/>
          <w:szCs w:val="24"/>
        </w:rPr>
        <w:t xml:space="preserve"> consulta externa</w:t>
      </w:r>
    </w:p>
    <w:p w14:paraId="6CDD5F8A" w14:textId="189B72D8" w:rsidR="000736BF" w:rsidRDefault="0024452A" w:rsidP="0024452A">
      <w:pPr>
        <w:pBdr>
          <w:top w:val="nil"/>
          <w:left w:val="nil"/>
          <w:bottom w:val="nil"/>
          <w:right w:val="nil"/>
          <w:between w:val="nil"/>
        </w:pBdr>
        <w:ind w:firstLine="720"/>
        <w:jc w:val="both"/>
        <w:rPr>
          <w:rFonts w:ascii="Arial" w:hAnsi="Arial" w:cs="Arial"/>
          <w:color w:val="000000"/>
          <w:sz w:val="24"/>
          <w:szCs w:val="24"/>
        </w:rPr>
      </w:pPr>
      <w:r>
        <w:rPr>
          <w:rFonts w:ascii="Arial" w:hAnsi="Arial" w:cs="Arial"/>
          <w:color w:val="000000"/>
          <w:sz w:val="24"/>
          <w:szCs w:val="24"/>
        </w:rPr>
        <w:t>Para a contagem de PF desse projeto foi o utilizado o método de estimativa NESMA, na qual as funções de dados (ALI e AIE) possuem baixa complexidade e as funções de transação (EE, CE e SE) possuem complexidade média.</w:t>
      </w:r>
    </w:p>
    <w:p w14:paraId="1E91847D" w14:textId="4F9475D8" w:rsidR="002156CF" w:rsidRDefault="002156CF" w:rsidP="0024452A">
      <w:pPr>
        <w:pBdr>
          <w:top w:val="nil"/>
          <w:left w:val="nil"/>
          <w:bottom w:val="nil"/>
          <w:right w:val="nil"/>
          <w:between w:val="nil"/>
        </w:pBdr>
        <w:ind w:firstLine="720"/>
        <w:jc w:val="both"/>
        <w:rPr>
          <w:rFonts w:ascii="Arial" w:hAnsi="Arial" w:cs="Arial"/>
          <w:color w:val="000000"/>
          <w:sz w:val="24"/>
          <w:szCs w:val="24"/>
        </w:rPr>
      </w:pPr>
    </w:p>
    <w:p w14:paraId="0D79AF6C" w14:textId="104B6E72" w:rsidR="002156CF" w:rsidRDefault="002156CF" w:rsidP="0024452A">
      <w:pPr>
        <w:pBdr>
          <w:top w:val="nil"/>
          <w:left w:val="nil"/>
          <w:bottom w:val="nil"/>
          <w:right w:val="nil"/>
          <w:between w:val="nil"/>
        </w:pBdr>
        <w:ind w:firstLine="720"/>
        <w:jc w:val="both"/>
        <w:rPr>
          <w:rFonts w:ascii="Arial" w:hAnsi="Arial" w:cs="Arial"/>
          <w:color w:val="000000"/>
          <w:sz w:val="24"/>
          <w:szCs w:val="24"/>
        </w:rPr>
      </w:pPr>
    </w:p>
    <w:p w14:paraId="38D8C556" w14:textId="6F173760" w:rsidR="002156CF" w:rsidRDefault="002156CF" w:rsidP="0024452A">
      <w:pPr>
        <w:pBdr>
          <w:top w:val="nil"/>
          <w:left w:val="nil"/>
          <w:bottom w:val="nil"/>
          <w:right w:val="nil"/>
          <w:between w:val="nil"/>
        </w:pBdr>
        <w:ind w:firstLine="720"/>
        <w:jc w:val="both"/>
        <w:rPr>
          <w:rFonts w:ascii="Arial" w:hAnsi="Arial" w:cs="Arial"/>
          <w:color w:val="000000"/>
          <w:sz w:val="24"/>
          <w:szCs w:val="24"/>
        </w:rPr>
      </w:pPr>
    </w:p>
    <w:p w14:paraId="68B4547C" w14:textId="77777777" w:rsidR="002156CF" w:rsidRPr="00AB0BDA" w:rsidRDefault="002156CF" w:rsidP="0024452A">
      <w:pPr>
        <w:pBdr>
          <w:top w:val="nil"/>
          <w:left w:val="nil"/>
          <w:bottom w:val="nil"/>
          <w:right w:val="nil"/>
          <w:between w:val="nil"/>
        </w:pBdr>
        <w:ind w:firstLine="720"/>
        <w:jc w:val="both"/>
        <w:rPr>
          <w:rFonts w:ascii="Arial" w:hAnsi="Arial" w:cs="Arial"/>
          <w:color w:val="000000"/>
          <w:sz w:val="24"/>
          <w:szCs w:val="24"/>
        </w:rPr>
      </w:pPr>
    </w:p>
    <w:p w14:paraId="5F673B42" w14:textId="77777777" w:rsidR="009F58D2" w:rsidRPr="00E60633" w:rsidRDefault="009F58D2" w:rsidP="002819CE">
      <w:pPr>
        <w:rPr>
          <w:rFonts w:ascii="Arial" w:hAnsi="Arial" w:cs="Arial"/>
          <w:sz w:val="24"/>
          <w:szCs w:val="24"/>
        </w:rPr>
      </w:pPr>
    </w:p>
    <w:tbl>
      <w:tblPr>
        <w:tblStyle w:val="Tabelacomgrade"/>
        <w:tblW w:w="8637" w:type="dxa"/>
        <w:tblLook w:val="04A0" w:firstRow="1" w:lastRow="0" w:firstColumn="1" w:lastColumn="0" w:noHBand="0" w:noVBand="1"/>
      </w:tblPr>
      <w:tblGrid>
        <w:gridCol w:w="3681"/>
        <w:gridCol w:w="840"/>
        <w:gridCol w:w="577"/>
        <w:gridCol w:w="700"/>
        <w:gridCol w:w="1950"/>
        <w:gridCol w:w="889"/>
      </w:tblGrid>
      <w:tr w:rsidR="00E21EF1" w14:paraId="05D3CF00" w14:textId="77777777" w:rsidTr="632953C2">
        <w:tc>
          <w:tcPr>
            <w:tcW w:w="3681" w:type="dxa"/>
          </w:tcPr>
          <w:p w14:paraId="1CD05D18" w14:textId="1EC30A71" w:rsidR="00E21EF1" w:rsidRDefault="00E21EF1" w:rsidP="632953C2">
            <w:pPr>
              <w:jc w:val="center"/>
              <w:rPr>
                <w:rFonts w:ascii="Arial" w:eastAsia="Arial" w:hAnsi="Arial" w:cs="Arial"/>
                <w:b/>
                <w:bCs/>
                <w:color w:val="202124"/>
                <w:sz w:val="24"/>
                <w:szCs w:val="24"/>
                <w:highlight w:val="white"/>
              </w:rPr>
            </w:pPr>
            <w:r w:rsidRPr="632953C2">
              <w:rPr>
                <w:rFonts w:ascii="Arial" w:eastAsia="Arial" w:hAnsi="Arial" w:cs="Arial"/>
                <w:b/>
                <w:bCs/>
                <w:color w:val="202124"/>
                <w:sz w:val="24"/>
                <w:szCs w:val="24"/>
                <w:highlight w:val="white"/>
              </w:rPr>
              <w:t>Função</w:t>
            </w:r>
          </w:p>
        </w:tc>
        <w:tc>
          <w:tcPr>
            <w:tcW w:w="840" w:type="dxa"/>
          </w:tcPr>
          <w:p w14:paraId="00902A7A" w14:textId="531DB34C" w:rsidR="00E21EF1" w:rsidRDefault="00E21EF1" w:rsidP="632953C2">
            <w:pPr>
              <w:jc w:val="center"/>
              <w:rPr>
                <w:rFonts w:ascii="Arial" w:eastAsia="Arial" w:hAnsi="Arial" w:cs="Arial"/>
                <w:b/>
                <w:bCs/>
                <w:color w:val="202124"/>
                <w:sz w:val="24"/>
                <w:szCs w:val="24"/>
                <w:highlight w:val="white"/>
              </w:rPr>
            </w:pPr>
            <w:r w:rsidRPr="632953C2">
              <w:rPr>
                <w:rFonts w:ascii="Arial" w:eastAsia="Arial" w:hAnsi="Arial" w:cs="Arial"/>
                <w:b/>
                <w:bCs/>
                <w:color w:val="202124"/>
                <w:sz w:val="24"/>
                <w:szCs w:val="24"/>
                <w:highlight w:val="white"/>
              </w:rPr>
              <w:t>Tipo</w:t>
            </w:r>
          </w:p>
        </w:tc>
        <w:tc>
          <w:tcPr>
            <w:tcW w:w="577" w:type="dxa"/>
          </w:tcPr>
          <w:p w14:paraId="35BA4C1C" w14:textId="49F6CFFD" w:rsidR="00E21EF1" w:rsidRDefault="00E21EF1" w:rsidP="632953C2">
            <w:pPr>
              <w:jc w:val="center"/>
              <w:rPr>
                <w:rFonts w:ascii="Arial" w:eastAsia="Arial" w:hAnsi="Arial" w:cs="Arial"/>
                <w:b/>
                <w:bCs/>
                <w:color w:val="202124"/>
                <w:sz w:val="24"/>
                <w:szCs w:val="24"/>
                <w:highlight w:val="white"/>
              </w:rPr>
            </w:pPr>
            <w:r w:rsidRPr="632953C2">
              <w:rPr>
                <w:rFonts w:ascii="Arial" w:eastAsia="Arial" w:hAnsi="Arial" w:cs="Arial"/>
                <w:b/>
                <w:bCs/>
                <w:color w:val="202124"/>
                <w:sz w:val="24"/>
                <w:szCs w:val="24"/>
                <w:highlight w:val="white"/>
              </w:rPr>
              <w:t>TD</w:t>
            </w:r>
          </w:p>
        </w:tc>
        <w:tc>
          <w:tcPr>
            <w:tcW w:w="700" w:type="dxa"/>
          </w:tcPr>
          <w:p w14:paraId="47069415" w14:textId="42F3B538" w:rsidR="00E21EF1" w:rsidRDefault="00E21EF1" w:rsidP="632953C2">
            <w:pPr>
              <w:jc w:val="center"/>
              <w:rPr>
                <w:rFonts w:ascii="Arial" w:eastAsia="Arial" w:hAnsi="Arial" w:cs="Arial"/>
                <w:b/>
                <w:bCs/>
                <w:color w:val="202124"/>
                <w:sz w:val="24"/>
                <w:szCs w:val="24"/>
                <w:highlight w:val="white"/>
              </w:rPr>
            </w:pPr>
            <w:r w:rsidRPr="632953C2">
              <w:rPr>
                <w:rFonts w:ascii="Arial" w:eastAsia="Arial" w:hAnsi="Arial" w:cs="Arial"/>
                <w:b/>
                <w:bCs/>
                <w:color w:val="202124"/>
                <w:sz w:val="24"/>
                <w:szCs w:val="24"/>
                <w:highlight w:val="white"/>
              </w:rPr>
              <w:t>TR</w:t>
            </w:r>
          </w:p>
        </w:tc>
        <w:tc>
          <w:tcPr>
            <w:tcW w:w="1950" w:type="dxa"/>
          </w:tcPr>
          <w:p w14:paraId="626BBAA0" w14:textId="47DD2AFB" w:rsidR="00E21EF1" w:rsidRDefault="00E21EF1" w:rsidP="632953C2">
            <w:pPr>
              <w:jc w:val="center"/>
              <w:rPr>
                <w:rFonts w:ascii="Arial" w:eastAsia="Arial" w:hAnsi="Arial" w:cs="Arial"/>
                <w:b/>
                <w:bCs/>
                <w:color w:val="202124"/>
                <w:sz w:val="24"/>
                <w:szCs w:val="24"/>
                <w:highlight w:val="white"/>
              </w:rPr>
            </w:pPr>
            <w:r w:rsidRPr="632953C2">
              <w:rPr>
                <w:rFonts w:ascii="Arial" w:eastAsia="Arial" w:hAnsi="Arial" w:cs="Arial"/>
                <w:b/>
                <w:bCs/>
                <w:color w:val="202124"/>
                <w:sz w:val="24"/>
                <w:szCs w:val="24"/>
                <w:highlight w:val="white"/>
              </w:rPr>
              <w:t>Complexidade</w:t>
            </w:r>
          </w:p>
        </w:tc>
        <w:tc>
          <w:tcPr>
            <w:tcW w:w="889" w:type="dxa"/>
          </w:tcPr>
          <w:p w14:paraId="59E37386" w14:textId="061C3CB1" w:rsidR="00E21EF1" w:rsidRDefault="00E21EF1" w:rsidP="632953C2">
            <w:pPr>
              <w:jc w:val="center"/>
              <w:rPr>
                <w:rFonts w:ascii="Arial" w:eastAsia="Arial" w:hAnsi="Arial" w:cs="Arial"/>
                <w:b/>
                <w:bCs/>
                <w:color w:val="202124"/>
                <w:sz w:val="24"/>
                <w:szCs w:val="24"/>
                <w:highlight w:val="white"/>
              </w:rPr>
            </w:pPr>
            <w:r w:rsidRPr="632953C2">
              <w:rPr>
                <w:rFonts w:ascii="Arial" w:eastAsia="Arial" w:hAnsi="Arial" w:cs="Arial"/>
                <w:b/>
                <w:bCs/>
                <w:color w:val="202124"/>
                <w:sz w:val="24"/>
                <w:szCs w:val="24"/>
                <w:highlight w:val="white"/>
              </w:rPr>
              <w:t>PF</w:t>
            </w:r>
          </w:p>
        </w:tc>
      </w:tr>
      <w:tr w:rsidR="00E21EF1" w14:paraId="69A3C62B" w14:textId="77777777" w:rsidTr="632953C2">
        <w:tc>
          <w:tcPr>
            <w:tcW w:w="3681" w:type="dxa"/>
          </w:tcPr>
          <w:p w14:paraId="0BCB1367" w14:textId="5BA197F7" w:rsidR="632953C2" w:rsidRDefault="632953C2" w:rsidP="632953C2">
            <w:pPr>
              <w:rPr>
                <w:rFonts w:ascii="Arial" w:eastAsia="Arial" w:hAnsi="Arial" w:cs="Arial"/>
                <w:color w:val="202124"/>
                <w:sz w:val="24"/>
                <w:szCs w:val="24"/>
                <w:highlight w:val="white"/>
              </w:rPr>
            </w:pPr>
          </w:p>
          <w:p w14:paraId="7A45118D" w14:textId="5F462794" w:rsidR="00E21EF1" w:rsidRDefault="2D47B2A8" w:rsidP="632953C2">
            <w:pPr>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 xml:space="preserve">Tela de login: </w:t>
            </w:r>
            <w:r w:rsidR="3FC9AC8D" w:rsidRPr="632953C2">
              <w:rPr>
                <w:rFonts w:ascii="Arial" w:eastAsia="Arial" w:hAnsi="Arial" w:cs="Arial"/>
                <w:color w:val="202124"/>
                <w:sz w:val="24"/>
                <w:szCs w:val="24"/>
                <w:highlight w:val="white"/>
              </w:rPr>
              <w:t>Autenticação via Google</w:t>
            </w:r>
          </w:p>
          <w:p w14:paraId="29B8D505" w14:textId="6F34FC0C" w:rsidR="00E21EF1" w:rsidRDefault="00E21EF1" w:rsidP="632953C2">
            <w:pPr>
              <w:rPr>
                <w:rFonts w:ascii="Arial" w:eastAsia="Arial" w:hAnsi="Arial" w:cs="Arial"/>
                <w:color w:val="202124"/>
                <w:sz w:val="24"/>
                <w:szCs w:val="24"/>
                <w:highlight w:val="white"/>
              </w:rPr>
            </w:pPr>
          </w:p>
        </w:tc>
        <w:tc>
          <w:tcPr>
            <w:tcW w:w="840" w:type="dxa"/>
          </w:tcPr>
          <w:p w14:paraId="2B3B3921" w14:textId="31BC3AA8" w:rsidR="632953C2" w:rsidRDefault="632953C2" w:rsidP="632953C2">
            <w:pPr>
              <w:jc w:val="both"/>
              <w:rPr>
                <w:rFonts w:ascii="Arial" w:eastAsia="Arial" w:hAnsi="Arial" w:cs="Arial"/>
                <w:color w:val="202124"/>
                <w:sz w:val="24"/>
                <w:szCs w:val="24"/>
                <w:highlight w:val="white"/>
              </w:rPr>
            </w:pPr>
          </w:p>
          <w:p w14:paraId="32D0E620" w14:textId="0B606A1B" w:rsidR="00E21EF1" w:rsidRDefault="284E1902"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ALI</w:t>
            </w:r>
          </w:p>
        </w:tc>
        <w:tc>
          <w:tcPr>
            <w:tcW w:w="577" w:type="dxa"/>
          </w:tcPr>
          <w:p w14:paraId="20151843" w14:textId="1738A9FA" w:rsidR="632953C2" w:rsidRDefault="632953C2" w:rsidP="632953C2">
            <w:pPr>
              <w:jc w:val="both"/>
              <w:rPr>
                <w:rFonts w:ascii="Arial" w:eastAsia="Arial" w:hAnsi="Arial" w:cs="Arial"/>
                <w:color w:val="202124"/>
                <w:sz w:val="24"/>
                <w:szCs w:val="24"/>
                <w:highlight w:val="white"/>
              </w:rPr>
            </w:pPr>
          </w:p>
          <w:p w14:paraId="13193424" w14:textId="3ECB8C93" w:rsidR="00E21EF1" w:rsidRDefault="6CA36C4F"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3</w:t>
            </w:r>
          </w:p>
        </w:tc>
        <w:tc>
          <w:tcPr>
            <w:tcW w:w="700" w:type="dxa"/>
          </w:tcPr>
          <w:p w14:paraId="3F954995" w14:textId="25022D0A" w:rsidR="632953C2" w:rsidRDefault="632953C2" w:rsidP="632953C2">
            <w:pPr>
              <w:jc w:val="both"/>
              <w:rPr>
                <w:rFonts w:ascii="Arial" w:eastAsia="Arial" w:hAnsi="Arial" w:cs="Arial"/>
                <w:color w:val="202124"/>
                <w:sz w:val="24"/>
                <w:szCs w:val="24"/>
                <w:highlight w:val="white"/>
              </w:rPr>
            </w:pPr>
          </w:p>
          <w:p w14:paraId="48F20CBD" w14:textId="7944D016" w:rsidR="00E21EF1" w:rsidRDefault="6CA36C4F"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1</w:t>
            </w:r>
          </w:p>
        </w:tc>
        <w:tc>
          <w:tcPr>
            <w:tcW w:w="1950" w:type="dxa"/>
          </w:tcPr>
          <w:p w14:paraId="2225E5B5" w14:textId="76C846FF" w:rsidR="632953C2" w:rsidRDefault="632953C2" w:rsidP="632953C2">
            <w:pPr>
              <w:jc w:val="both"/>
              <w:rPr>
                <w:rFonts w:ascii="Arial" w:eastAsia="Arial" w:hAnsi="Arial" w:cs="Arial"/>
                <w:color w:val="202124"/>
                <w:sz w:val="24"/>
                <w:szCs w:val="24"/>
                <w:highlight w:val="white"/>
              </w:rPr>
            </w:pPr>
          </w:p>
          <w:p w14:paraId="08DF8954" w14:textId="4F30E0F9" w:rsidR="00E21EF1" w:rsidRDefault="6389CE95"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Baixa</w:t>
            </w:r>
          </w:p>
        </w:tc>
        <w:tc>
          <w:tcPr>
            <w:tcW w:w="889" w:type="dxa"/>
          </w:tcPr>
          <w:p w14:paraId="5F97CB4A" w14:textId="5F0CB190" w:rsidR="632953C2" w:rsidRDefault="632953C2" w:rsidP="632953C2">
            <w:pPr>
              <w:jc w:val="both"/>
              <w:rPr>
                <w:rFonts w:ascii="Arial" w:eastAsia="Arial" w:hAnsi="Arial" w:cs="Arial"/>
                <w:color w:val="202124"/>
                <w:sz w:val="24"/>
                <w:szCs w:val="24"/>
                <w:highlight w:val="white"/>
              </w:rPr>
            </w:pPr>
          </w:p>
          <w:p w14:paraId="02A406C1" w14:textId="53E864B4" w:rsidR="00E21EF1" w:rsidRDefault="2757154C"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7 PF</w:t>
            </w:r>
          </w:p>
        </w:tc>
      </w:tr>
      <w:tr w:rsidR="00E21EF1" w14:paraId="56E400C2" w14:textId="77777777" w:rsidTr="632953C2">
        <w:tc>
          <w:tcPr>
            <w:tcW w:w="3681" w:type="dxa"/>
          </w:tcPr>
          <w:p w14:paraId="555A3941" w14:textId="4725F297" w:rsidR="00E21EF1" w:rsidRDefault="00E21EF1" w:rsidP="632953C2">
            <w:pPr>
              <w:jc w:val="both"/>
              <w:rPr>
                <w:rFonts w:ascii="Arial" w:eastAsia="Arial" w:hAnsi="Arial" w:cs="Arial"/>
                <w:color w:val="202124"/>
                <w:sz w:val="24"/>
                <w:szCs w:val="24"/>
                <w:highlight w:val="white"/>
              </w:rPr>
            </w:pPr>
          </w:p>
          <w:p w14:paraId="2CE77463" w14:textId="61AE3269" w:rsidR="00E21EF1" w:rsidRDefault="65860175"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 xml:space="preserve">Tela de </w:t>
            </w:r>
            <w:r w:rsidR="624B99B6" w:rsidRPr="632953C2">
              <w:rPr>
                <w:rFonts w:ascii="Arial" w:eastAsia="Arial" w:hAnsi="Arial" w:cs="Arial"/>
                <w:color w:val="202124"/>
                <w:sz w:val="24"/>
                <w:szCs w:val="24"/>
                <w:highlight w:val="white"/>
              </w:rPr>
              <w:t>localização</w:t>
            </w:r>
            <w:r w:rsidR="27D41710" w:rsidRPr="632953C2">
              <w:rPr>
                <w:rFonts w:ascii="Arial" w:eastAsia="Arial" w:hAnsi="Arial" w:cs="Arial"/>
                <w:color w:val="202124"/>
                <w:sz w:val="24"/>
                <w:szCs w:val="24"/>
                <w:highlight w:val="white"/>
              </w:rPr>
              <w:t xml:space="preserve">: </w:t>
            </w:r>
            <w:r w:rsidR="3FC9AC8D" w:rsidRPr="632953C2">
              <w:rPr>
                <w:rFonts w:ascii="Arial" w:eastAsia="Arial" w:hAnsi="Arial" w:cs="Arial"/>
                <w:color w:val="202124"/>
                <w:sz w:val="24"/>
                <w:szCs w:val="24"/>
                <w:highlight w:val="white"/>
              </w:rPr>
              <w:t>Buscar informações de cidade</w:t>
            </w:r>
          </w:p>
          <w:p w14:paraId="4AF65855" w14:textId="79C4908C" w:rsidR="00E21EF1" w:rsidRDefault="00E21EF1" w:rsidP="632953C2">
            <w:pPr>
              <w:jc w:val="both"/>
              <w:rPr>
                <w:rFonts w:ascii="Arial" w:eastAsia="Arial" w:hAnsi="Arial" w:cs="Arial"/>
                <w:color w:val="202124"/>
                <w:sz w:val="24"/>
                <w:szCs w:val="24"/>
                <w:highlight w:val="white"/>
              </w:rPr>
            </w:pPr>
          </w:p>
        </w:tc>
        <w:tc>
          <w:tcPr>
            <w:tcW w:w="840" w:type="dxa"/>
          </w:tcPr>
          <w:p w14:paraId="7F4D9760" w14:textId="02C45261" w:rsidR="00E21EF1" w:rsidRDefault="00E21EF1" w:rsidP="632953C2">
            <w:pPr>
              <w:jc w:val="both"/>
              <w:rPr>
                <w:rFonts w:ascii="Arial" w:eastAsia="Arial" w:hAnsi="Arial" w:cs="Arial"/>
                <w:color w:val="202124"/>
                <w:sz w:val="24"/>
                <w:szCs w:val="24"/>
                <w:highlight w:val="white"/>
              </w:rPr>
            </w:pPr>
          </w:p>
          <w:p w14:paraId="67A79742" w14:textId="0708ADAC" w:rsidR="00E21EF1" w:rsidRDefault="78F7996A"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CE</w:t>
            </w:r>
          </w:p>
        </w:tc>
        <w:tc>
          <w:tcPr>
            <w:tcW w:w="577" w:type="dxa"/>
          </w:tcPr>
          <w:p w14:paraId="6AE38222" w14:textId="37BD7466" w:rsidR="00E21EF1" w:rsidRDefault="00E21EF1" w:rsidP="632953C2">
            <w:pPr>
              <w:jc w:val="both"/>
              <w:rPr>
                <w:rFonts w:ascii="Arial" w:eastAsia="Arial" w:hAnsi="Arial" w:cs="Arial"/>
                <w:color w:val="202124"/>
                <w:sz w:val="24"/>
                <w:szCs w:val="24"/>
                <w:highlight w:val="white"/>
              </w:rPr>
            </w:pPr>
          </w:p>
          <w:p w14:paraId="2362ABC6" w14:textId="4D173DCA" w:rsidR="00E21EF1" w:rsidRDefault="78F7996A"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3</w:t>
            </w:r>
          </w:p>
        </w:tc>
        <w:tc>
          <w:tcPr>
            <w:tcW w:w="700" w:type="dxa"/>
          </w:tcPr>
          <w:p w14:paraId="6ABBF7E0" w14:textId="0F0A0712" w:rsidR="00E21EF1" w:rsidRDefault="00E21EF1" w:rsidP="632953C2">
            <w:pPr>
              <w:jc w:val="both"/>
              <w:rPr>
                <w:rFonts w:ascii="Arial" w:eastAsia="Arial" w:hAnsi="Arial" w:cs="Arial"/>
                <w:color w:val="202124"/>
                <w:sz w:val="24"/>
                <w:szCs w:val="24"/>
                <w:highlight w:val="white"/>
              </w:rPr>
            </w:pPr>
          </w:p>
          <w:p w14:paraId="4362BBD3" w14:textId="348D6477" w:rsidR="00E21EF1" w:rsidRDefault="78F7996A"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1</w:t>
            </w:r>
          </w:p>
          <w:p w14:paraId="1B649AE1" w14:textId="68B0AE48" w:rsidR="00E21EF1" w:rsidRDefault="00E21EF1" w:rsidP="632953C2">
            <w:pPr>
              <w:jc w:val="both"/>
              <w:rPr>
                <w:rFonts w:ascii="Arial" w:eastAsia="Arial" w:hAnsi="Arial" w:cs="Arial"/>
                <w:color w:val="202124"/>
                <w:sz w:val="24"/>
                <w:szCs w:val="24"/>
                <w:highlight w:val="white"/>
              </w:rPr>
            </w:pPr>
          </w:p>
        </w:tc>
        <w:tc>
          <w:tcPr>
            <w:tcW w:w="1950" w:type="dxa"/>
          </w:tcPr>
          <w:p w14:paraId="51771213" w14:textId="0B02832C" w:rsidR="00E21EF1" w:rsidRDefault="00E21EF1" w:rsidP="632953C2">
            <w:pPr>
              <w:jc w:val="both"/>
              <w:rPr>
                <w:rFonts w:ascii="Arial" w:eastAsia="Arial" w:hAnsi="Arial" w:cs="Arial"/>
                <w:color w:val="202124"/>
                <w:sz w:val="24"/>
                <w:szCs w:val="24"/>
                <w:highlight w:val="white"/>
              </w:rPr>
            </w:pPr>
          </w:p>
          <w:p w14:paraId="7D967C4E" w14:textId="0CAA8854" w:rsidR="00E21EF1" w:rsidRDefault="78F7996A"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Baixa</w:t>
            </w:r>
          </w:p>
        </w:tc>
        <w:tc>
          <w:tcPr>
            <w:tcW w:w="889" w:type="dxa"/>
          </w:tcPr>
          <w:p w14:paraId="21396EDC" w14:textId="5E8898F2" w:rsidR="632953C2" w:rsidRDefault="632953C2" w:rsidP="632953C2">
            <w:pPr>
              <w:jc w:val="both"/>
              <w:rPr>
                <w:rFonts w:ascii="Arial" w:eastAsia="Arial" w:hAnsi="Arial" w:cs="Arial"/>
                <w:color w:val="202124"/>
                <w:sz w:val="24"/>
                <w:szCs w:val="24"/>
                <w:highlight w:val="white"/>
              </w:rPr>
            </w:pPr>
          </w:p>
          <w:p w14:paraId="112BC2FC" w14:textId="48E0F38E" w:rsidR="00E21EF1" w:rsidRDefault="71D62C79"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3PF</w:t>
            </w:r>
          </w:p>
        </w:tc>
      </w:tr>
      <w:tr w:rsidR="00E21EF1" w14:paraId="5DDFA6D3" w14:textId="77777777" w:rsidTr="632953C2">
        <w:tc>
          <w:tcPr>
            <w:tcW w:w="3681" w:type="dxa"/>
          </w:tcPr>
          <w:p w14:paraId="41648270" w14:textId="13E3A36F" w:rsidR="00E21EF1" w:rsidRDefault="00E21EF1" w:rsidP="632953C2">
            <w:pPr>
              <w:jc w:val="both"/>
              <w:rPr>
                <w:rFonts w:ascii="Arial" w:eastAsia="Arial" w:hAnsi="Arial" w:cs="Arial"/>
                <w:color w:val="202124"/>
                <w:sz w:val="24"/>
                <w:szCs w:val="24"/>
                <w:highlight w:val="white"/>
              </w:rPr>
            </w:pPr>
          </w:p>
          <w:p w14:paraId="239CD043" w14:textId="77E876F0" w:rsidR="00E21EF1" w:rsidRDefault="5D0D442B"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Tela principal do sistema</w:t>
            </w:r>
          </w:p>
          <w:p w14:paraId="03FDE9B2" w14:textId="01385412" w:rsidR="00E21EF1" w:rsidRDefault="00E21EF1" w:rsidP="632953C2">
            <w:pPr>
              <w:jc w:val="both"/>
              <w:rPr>
                <w:rFonts w:ascii="Arial" w:eastAsia="Arial" w:hAnsi="Arial" w:cs="Arial"/>
                <w:color w:val="202124"/>
                <w:sz w:val="24"/>
                <w:szCs w:val="24"/>
                <w:highlight w:val="white"/>
              </w:rPr>
            </w:pPr>
          </w:p>
        </w:tc>
        <w:tc>
          <w:tcPr>
            <w:tcW w:w="840" w:type="dxa"/>
          </w:tcPr>
          <w:p w14:paraId="4B287175" w14:textId="6A5A36AE" w:rsidR="632953C2" w:rsidRDefault="632953C2" w:rsidP="632953C2">
            <w:pPr>
              <w:jc w:val="both"/>
              <w:rPr>
                <w:rFonts w:ascii="Arial" w:eastAsia="Arial" w:hAnsi="Arial" w:cs="Arial"/>
                <w:color w:val="202124"/>
                <w:sz w:val="24"/>
                <w:szCs w:val="24"/>
                <w:highlight w:val="white"/>
              </w:rPr>
            </w:pPr>
          </w:p>
          <w:p w14:paraId="3EFB15A0" w14:textId="3A8ED681" w:rsidR="00E21EF1" w:rsidRDefault="09E3EFA4"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CE</w:t>
            </w:r>
          </w:p>
        </w:tc>
        <w:tc>
          <w:tcPr>
            <w:tcW w:w="577" w:type="dxa"/>
          </w:tcPr>
          <w:p w14:paraId="34051202" w14:textId="545B2330" w:rsidR="632953C2" w:rsidRDefault="632953C2" w:rsidP="632953C2">
            <w:pPr>
              <w:jc w:val="both"/>
              <w:rPr>
                <w:rFonts w:ascii="Arial" w:eastAsia="Arial" w:hAnsi="Arial" w:cs="Arial"/>
                <w:color w:val="202124"/>
                <w:sz w:val="24"/>
                <w:szCs w:val="24"/>
                <w:highlight w:val="white"/>
              </w:rPr>
            </w:pPr>
          </w:p>
          <w:p w14:paraId="41796B4C" w14:textId="622DE977" w:rsidR="00E21EF1" w:rsidRDefault="09E3EFA4"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2</w:t>
            </w:r>
          </w:p>
        </w:tc>
        <w:tc>
          <w:tcPr>
            <w:tcW w:w="700" w:type="dxa"/>
          </w:tcPr>
          <w:p w14:paraId="26140F5A" w14:textId="725A8E62" w:rsidR="632953C2" w:rsidRDefault="632953C2" w:rsidP="632953C2">
            <w:pPr>
              <w:jc w:val="both"/>
              <w:rPr>
                <w:rFonts w:ascii="Arial" w:eastAsia="Arial" w:hAnsi="Arial" w:cs="Arial"/>
                <w:color w:val="202124"/>
                <w:sz w:val="24"/>
                <w:szCs w:val="24"/>
                <w:highlight w:val="white"/>
              </w:rPr>
            </w:pPr>
          </w:p>
          <w:p w14:paraId="6A162A15" w14:textId="736D5049" w:rsidR="00E21EF1" w:rsidRDefault="09E3EFA4"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2</w:t>
            </w:r>
          </w:p>
        </w:tc>
        <w:tc>
          <w:tcPr>
            <w:tcW w:w="1950" w:type="dxa"/>
          </w:tcPr>
          <w:p w14:paraId="6ED55F36" w14:textId="6859A502" w:rsidR="632953C2" w:rsidRDefault="632953C2" w:rsidP="632953C2">
            <w:pPr>
              <w:jc w:val="both"/>
              <w:rPr>
                <w:rFonts w:ascii="Arial" w:eastAsia="Arial" w:hAnsi="Arial" w:cs="Arial"/>
                <w:color w:val="202124"/>
                <w:sz w:val="24"/>
                <w:szCs w:val="24"/>
                <w:highlight w:val="white"/>
              </w:rPr>
            </w:pPr>
          </w:p>
          <w:p w14:paraId="6F5961E9" w14:textId="19BA3A88" w:rsidR="00E21EF1" w:rsidRDefault="09E3EFA4"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Baixa</w:t>
            </w:r>
          </w:p>
        </w:tc>
        <w:tc>
          <w:tcPr>
            <w:tcW w:w="889" w:type="dxa"/>
          </w:tcPr>
          <w:p w14:paraId="3B845C4A" w14:textId="12DE7226" w:rsidR="632953C2" w:rsidRDefault="632953C2" w:rsidP="632953C2">
            <w:pPr>
              <w:jc w:val="both"/>
              <w:rPr>
                <w:rFonts w:ascii="Arial" w:eastAsia="Arial" w:hAnsi="Arial" w:cs="Arial"/>
                <w:color w:val="202124"/>
                <w:sz w:val="24"/>
                <w:szCs w:val="24"/>
                <w:highlight w:val="white"/>
              </w:rPr>
            </w:pPr>
          </w:p>
          <w:p w14:paraId="530E1244" w14:textId="307C7705" w:rsidR="00E21EF1" w:rsidRDefault="5CE16F20" w:rsidP="002819CE">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3PF</w:t>
            </w:r>
          </w:p>
        </w:tc>
      </w:tr>
      <w:tr w:rsidR="00E21EF1" w14:paraId="0DD57CF0" w14:textId="77777777" w:rsidTr="632953C2">
        <w:tc>
          <w:tcPr>
            <w:tcW w:w="3681" w:type="dxa"/>
          </w:tcPr>
          <w:p w14:paraId="25A67529" w14:textId="1D82CE9D" w:rsidR="00E21EF1" w:rsidRDefault="00E21EF1" w:rsidP="632953C2">
            <w:pPr>
              <w:jc w:val="both"/>
              <w:rPr>
                <w:rFonts w:ascii="Arial" w:eastAsia="Arial" w:hAnsi="Arial" w:cs="Arial"/>
                <w:color w:val="202124"/>
                <w:sz w:val="24"/>
                <w:szCs w:val="24"/>
                <w:highlight w:val="white"/>
              </w:rPr>
            </w:pPr>
          </w:p>
          <w:p w14:paraId="6CB96D91" w14:textId="34C94F80" w:rsidR="00E21EF1" w:rsidRDefault="0A469E0E"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Consultar clima</w:t>
            </w:r>
          </w:p>
          <w:p w14:paraId="680FCA9C" w14:textId="67AD0C1E" w:rsidR="00E21EF1" w:rsidRDefault="00E21EF1" w:rsidP="632953C2">
            <w:pPr>
              <w:jc w:val="both"/>
              <w:rPr>
                <w:rFonts w:ascii="Arial" w:eastAsia="Arial" w:hAnsi="Arial" w:cs="Arial"/>
                <w:color w:val="202124"/>
                <w:sz w:val="24"/>
                <w:szCs w:val="24"/>
                <w:highlight w:val="white"/>
              </w:rPr>
            </w:pPr>
          </w:p>
        </w:tc>
        <w:tc>
          <w:tcPr>
            <w:tcW w:w="840" w:type="dxa"/>
          </w:tcPr>
          <w:p w14:paraId="1C41012F" w14:textId="1F739CB3" w:rsidR="00E21EF1" w:rsidRDefault="00E21EF1" w:rsidP="632953C2">
            <w:pPr>
              <w:jc w:val="both"/>
              <w:rPr>
                <w:rFonts w:ascii="Arial" w:eastAsia="Arial" w:hAnsi="Arial" w:cs="Arial"/>
                <w:color w:val="202124"/>
                <w:sz w:val="24"/>
                <w:szCs w:val="24"/>
                <w:highlight w:val="white"/>
              </w:rPr>
            </w:pPr>
          </w:p>
          <w:p w14:paraId="40DCBA55" w14:textId="421D9E5B" w:rsidR="00E21EF1" w:rsidRDefault="0A469E0E"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CE</w:t>
            </w:r>
          </w:p>
        </w:tc>
        <w:tc>
          <w:tcPr>
            <w:tcW w:w="577" w:type="dxa"/>
          </w:tcPr>
          <w:p w14:paraId="33664E2D" w14:textId="2230E059" w:rsidR="00E21EF1" w:rsidRDefault="00E21EF1" w:rsidP="632953C2">
            <w:pPr>
              <w:jc w:val="both"/>
              <w:rPr>
                <w:rFonts w:ascii="Arial" w:eastAsia="Arial" w:hAnsi="Arial" w:cs="Arial"/>
                <w:color w:val="202124"/>
                <w:sz w:val="24"/>
                <w:szCs w:val="24"/>
                <w:highlight w:val="white"/>
              </w:rPr>
            </w:pPr>
          </w:p>
          <w:p w14:paraId="6EE52BCA" w14:textId="488D15EB" w:rsidR="00E21EF1" w:rsidRDefault="0A469E0E"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1</w:t>
            </w:r>
          </w:p>
        </w:tc>
        <w:tc>
          <w:tcPr>
            <w:tcW w:w="700" w:type="dxa"/>
          </w:tcPr>
          <w:p w14:paraId="3F4B7B63" w14:textId="6F9D9D36" w:rsidR="00E21EF1" w:rsidRDefault="00E21EF1" w:rsidP="632953C2">
            <w:pPr>
              <w:jc w:val="both"/>
              <w:rPr>
                <w:rFonts w:ascii="Arial" w:eastAsia="Arial" w:hAnsi="Arial" w:cs="Arial"/>
                <w:color w:val="202124"/>
                <w:sz w:val="24"/>
                <w:szCs w:val="24"/>
                <w:highlight w:val="white"/>
              </w:rPr>
            </w:pPr>
          </w:p>
          <w:p w14:paraId="68CDC736" w14:textId="5816562F" w:rsidR="00E21EF1" w:rsidRDefault="0A469E0E"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1</w:t>
            </w:r>
          </w:p>
        </w:tc>
        <w:tc>
          <w:tcPr>
            <w:tcW w:w="1950" w:type="dxa"/>
          </w:tcPr>
          <w:p w14:paraId="50892A60" w14:textId="36A178CF" w:rsidR="00E21EF1" w:rsidRDefault="00E21EF1" w:rsidP="632953C2">
            <w:pPr>
              <w:jc w:val="both"/>
              <w:rPr>
                <w:rFonts w:ascii="Arial" w:eastAsia="Arial" w:hAnsi="Arial" w:cs="Arial"/>
                <w:color w:val="202124"/>
                <w:sz w:val="24"/>
                <w:szCs w:val="24"/>
                <w:highlight w:val="white"/>
              </w:rPr>
            </w:pPr>
          </w:p>
          <w:p w14:paraId="396052EF" w14:textId="58E14A62" w:rsidR="00E21EF1" w:rsidRDefault="0A469E0E"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 xml:space="preserve"> Baixo</w:t>
            </w:r>
          </w:p>
        </w:tc>
        <w:tc>
          <w:tcPr>
            <w:tcW w:w="889" w:type="dxa"/>
          </w:tcPr>
          <w:p w14:paraId="3DB75169" w14:textId="26B9847A" w:rsidR="00E21EF1" w:rsidRDefault="00E21EF1" w:rsidP="632953C2">
            <w:pPr>
              <w:jc w:val="both"/>
              <w:rPr>
                <w:rFonts w:ascii="Arial" w:eastAsia="Arial" w:hAnsi="Arial" w:cs="Arial"/>
                <w:color w:val="202124"/>
                <w:sz w:val="24"/>
                <w:szCs w:val="24"/>
                <w:highlight w:val="white"/>
              </w:rPr>
            </w:pPr>
          </w:p>
          <w:p w14:paraId="3F5A7F61" w14:textId="1113FF77" w:rsidR="00E21EF1" w:rsidRDefault="0A469E0E"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3 PF</w:t>
            </w:r>
          </w:p>
        </w:tc>
      </w:tr>
      <w:tr w:rsidR="00E21EF1" w14:paraId="595BF06D" w14:textId="77777777" w:rsidTr="632953C2">
        <w:tc>
          <w:tcPr>
            <w:tcW w:w="3681" w:type="dxa"/>
          </w:tcPr>
          <w:p w14:paraId="12132AC7" w14:textId="1CE5C57B" w:rsidR="632953C2" w:rsidRDefault="632953C2" w:rsidP="632953C2">
            <w:pPr>
              <w:jc w:val="both"/>
              <w:rPr>
                <w:rFonts w:ascii="Arial" w:eastAsia="Arial" w:hAnsi="Arial" w:cs="Arial"/>
                <w:color w:val="202124"/>
                <w:sz w:val="24"/>
                <w:szCs w:val="24"/>
                <w:highlight w:val="white"/>
              </w:rPr>
            </w:pPr>
          </w:p>
          <w:p w14:paraId="57572C26" w14:textId="70EE49B0" w:rsidR="00E21EF1" w:rsidRDefault="6A07D950"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 xml:space="preserve">Categorias </w:t>
            </w:r>
          </w:p>
          <w:p w14:paraId="5226CEB7" w14:textId="7FF28E73" w:rsidR="00E21EF1" w:rsidRDefault="00E21EF1" w:rsidP="632953C2">
            <w:pPr>
              <w:jc w:val="both"/>
              <w:rPr>
                <w:rFonts w:ascii="Arial" w:eastAsia="Arial" w:hAnsi="Arial" w:cs="Arial"/>
                <w:color w:val="202124"/>
                <w:sz w:val="24"/>
                <w:szCs w:val="24"/>
                <w:highlight w:val="white"/>
              </w:rPr>
            </w:pPr>
          </w:p>
        </w:tc>
        <w:tc>
          <w:tcPr>
            <w:tcW w:w="840" w:type="dxa"/>
          </w:tcPr>
          <w:p w14:paraId="324E31D6" w14:textId="1CB0EEF3" w:rsidR="00E21EF1" w:rsidRDefault="00E21EF1" w:rsidP="632953C2">
            <w:pPr>
              <w:jc w:val="both"/>
              <w:rPr>
                <w:rFonts w:ascii="Arial" w:eastAsia="Arial" w:hAnsi="Arial" w:cs="Arial"/>
                <w:color w:val="202124"/>
                <w:sz w:val="24"/>
                <w:szCs w:val="24"/>
                <w:highlight w:val="white"/>
              </w:rPr>
            </w:pPr>
          </w:p>
          <w:p w14:paraId="35D51FEB" w14:textId="16846169" w:rsidR="00E21EF1" w:rsidRDefault="6A07D950"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CE</w:t>
            </w:r>
          </w:p>
        </w:tc>
        <w:tc>
          <w:tcPr>
            <w:tcW w:w="577" w:type="dxa"/>
          </w:tcPr>
          <w:p w14:paraId="35BA8EF6" w14:textId="6161E873" w:rsidR="00E21EF1" w:rsidRDefault="00E21EF1" w:rsidP="632953C2">
            <w:pPr>
              <w:jc w:val="both"/>
              <w:rPr>
                <w:rFonts w:ascii="Arial" w:eastAsia="Arial" w:hAnsi="Arial" w:cs="Arial"/>
                <w:color w:val="202124"/>
                <w:sz w:val="24"/>
                <w:szCs w:val="24"/>
                <w:highlight w:val="white"/>
              </w:rPr>
            </w:pPr>
          </w:p>
          <w:p w14:paraId="4C364141" w14:textId="7F4D07EC" w:rsidR="00E21EF1" w:rsidRDefault="0699E947"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4</w:t>
            </w:r>
          </w:p>
        </w:tc>
        <w:tc>
          <w:tcPr>
            <w:tcW w:w="700" w:type="dxa"/>
          </w:tcPr>
          <w:p w14:paraId="6834D1EC" w14:textId="667367C0" w:rsidR="00E21EF1" w:rsidRDefault="00E21EF1" w:rsidP="632953C2">
            <w:pPr>
              <w:jc w:val="both"/>
              <w:rPr>
                <w:rFonts w:ascii="Arial" w:eastAsia="Arial" w:hAnsi="Arial" w:cs="Arial"/>
                <w:color w:val="202124"/>
                <w:sz w:val="24"/>
                <w:szCs w:val="24"/>
                <w:highlight w:val="white"/>
              </w:rPr>
            </w:pPr>
          </w:p>
          <w:p w14:paraId="58722E02" w14:textId="1B0B2D41" w:rsidR="00E21EF1" w:rsidRDefault="6A07D950"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4</w:t>
            </w:r>
          </w:p>
        </w:tc>
        <w:tc>
          <w:tcPr>
            <w:tcW w:w="1950" w:type="dxa"/>
          </w:tcPr>
          <w:p w14:paraId="64AD4AC9" w14:textId="10B95172" w:rsidR="00E21EF1" w:rsidRDefault="00E21EF1" w:rsidP="632953C2">
            <w:pPr>
              <w:jc w:val="both"/>
              <w:rPr>
                <w:rFonts w:ascii="Arial" w:eastAsia="Arial" w:hAnsi="Arial" w:cs="Arial"/>
                <w:color w:val="202124"/>
                <w:sz w:val="24"/>
                <w:szCs w:val="24"/>
                <w:highlight w:val="white"/>
              </w:rPr>
            </w:pPr>
          </w:p>
          <w:p w14:paraId="2F5BE2F0" w14:textId="07CA0E60" w:rsidR="00E21EF1" w:rsidRDefault="06AF52BF"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Média</w:t>
            </w:r>
          </w:p>
        </w:tc>
        <w:tc>
          <w:tcPr>
            <w:tcW w:w="889" w:type="dxa"/>
          </w:tcPr>
          <w:p w14:paraId="35FC22CD" w14:textId="20C402D7" w:rsidR="00E21EF1" w:rsidRDefault="00E21EF1" w:rsidP="632953C2">
            <w:pPr>
              <w:jc w:val="both"/>
              <w:rPr>
                <w:rFonts w:ascii="Arial" w:eastAsia="Arial" w:hAnsi="Arial" w:cs="Arial"/>
                <w:color w:val="202124"/>
                <w:sz w:val="24"/>
                <w:szCs w:val="24"/>
                <w:highlight w:val="white"/>
              </w:rPr>
            </w:pPr>
          </w:p>
          <w:p w14:paraId="731DCD5A" w14:textId="41BBCE9B" w:rsidR="00E21EF1" w:rsidRDefault="06AF52BF" w:rsidP="632953C2">
            <w:pPr>
              <w:jc w:val="both"/>
              <w:rPr>
                <w:rFonts w:ascii="Arial" w:eastAsia="Arial" w:hAnsi="Arial" w:cs="Arial"/>
                <w:color w:val="202124"/>
                <w:sz w:val="24"/>
                <w:szCs w:val="24"/>
                <w:highlight w:val="white"/>
              </w:rPr>
            </w:pPr>
            <w:r w:rsidRPr="632953C2">
              <w:rPr>
                <w:rFonts w:ascii="Arial" w:eastAsia="Arial" w:hAnsi="Arial" w:cs="Arial"/>
                <w:color w:val="202124"/>
                <w:sz w:val="24"/>
                <w:szCs w:val="24"/>
                <w:highlight w:val="white"/>
              </w:rPr>
              <w:t>4PF</w:t>
            </w:r>
          </w:p>
        </w:tc>
      </w:tr>
      <w:tr w:rsidR="00E21EF1" w14:paraId="67116410" w14:textId="77777777" w:rsidTr="632953C2">
        <w:tc>
          <w:tcPr>
            <w:tcW w:w="3681" w:type="dxa"/>
          </w:tcPr>
          <w:p w14:paraId="72B81323" w14:textId="03E617E3" w:rsidR="632953C2" w:rsidRDefault="632953C2" w:rsidP="632953C2">
            <w:pPr>
              <w:jc w:val="both"/>
              <w:rPr>
                <w:rFonts w:ascii="Arial" w:eastAsia="Arial" w:hAnsi="Arial" w:cs="Arial"/>
                <w:b/>
                <w:bCs/>
                <w:color w:val="202124"/>
                <w:sz w:val="24"/>
                <w:szCs w:val="24"/>
                <w:highlight w:val="white"/>
              </w:rPr>
            </w:pPr>
          </w:p>
          <w:p w14:paraId="372373D1" w14:textId="714031A2" w:rsidR="00E21EF1" w:rsidRDefault="06AF52BF" w:rsidP="632953C2">
            <w:pPr>
              <w:jc w:val="both"/>
              <w:rPr>
                <w:rFonts w:ascii="Arial" w:eastAsia="Arial" w:hAnsi="Arial" w:cs="Arial"/>
                <w:b/>
                <w:bCs/>
                <w:color w:val="202124"/>
                <w:sz w:val="24"/>
                <w:szCs w:val="24"/>
                <w:highlight w:val="white"/>
              </w:rPr>
            </w:pPr>
            <w:r w:rsidRPr="632953C2">
              <w:rPr>
                <w:rFonts w:ascii="Arial" w:eastAsia="Arial" w:hAnsi="Arial" w:cs="Arial"/>
                <w:b/>
                <w:bCs/>
                <w:color w:val="202124"/>
                <w:sz w:val="24"/>
                <w:szCs w:val="24"/>
                <w:highlight w:val="white"/>
              </w:rPr>
              <w:t>Total</w:t>
            </w:r>
          </w:p>
        </w:tc>
        <w:tc>
          <w:tcPr>
            <w:tcW w:w="840" w:type="dxa"/>
          </w:tcPr>
          <w:p w14:paraId="661EFA2E" w14:textId="56F58092" w:rsidR="00E21EF1" w:rsidRDefault="00E21EF1" w:rsidP="632953C2">
            <w:pPr>
              <w:jc w:val="both"/>
              <w:rPr>
                <w:rFonts w:ascii="Arial" w:eastAsia="Arial" w:hAnsi="Arial" w:cs="Arial"/>
                <w:b/>
                <w:bCs/>
                <w:color w:val="202124"/>
                <w:sz w:val="24"/>
                <w:szCs w:val="24"/>
                <w:highlight w:val="white"/>
              </w:rPr>
            </w:pPr>
          </w:p>
        </w:tc>
        <w:tc>
          <w:tcPr>
            <w:tcW w:w="577" w:type="dxa"/>
          </w:tcPr>
          <w:p w14:paraId="4D70AE12" w14:textId="77777777" w:rsidR="00E21EF1" w:rsidRDefault="00E21EF1" w:rsidP="632953C2">
            <w:pPr>
              <w:jc w:val="both"/>
              <w:rPr>
                <w:rFonts w:ascii="Arial" w:eastAsia="Arial" w:hAnsi="Arial" w:cs="Arial"/>
                <w:b/>
                <w:bCs/>
                <w:color w:val="202124"/>
                <w:sz w:val="24"/>
                <w:szCs w:val="24"/>
                <w:highlight w:val="white"/>
              </w:rPr>
            </w:pPr>
          </w:p>
        </w:tc>
        <w:tc>
          <w:tcPr>
            <w:tcW w:w="700" w:type="dxa"/>
          </w:tcPr>
          <w:p w14:paraId="76D2CFF0" w14:textId="77777777" w:rsidR="00E21EF1" w:rsidRDefault="00E21EF1" w:rsidP="632953C2">
            <w:pPr>
              <w:jc w:val="both"/>
              <w:rPr>
                <w:rFonts w:ascii="Arial" w:eastAsia="Arial" w:hAnsi="Arial" w:cs="Arial"/>
                <w:b/>
                <w:bCs/>
                <w:color w:val="202124"/>
                <w:sz w:val="24"/>
                <w:szCs w:val="24"/>
                <w:highlight w:val="white"/>
              </w:rPr>
            </w:pPr>
          </w:p>
        </w:tc>
        <w:tc>
          <w:tcPr>
            <w:tcW w:w="1950" w:type="dxa"/>
          </w:tcPr>
          <w:p w14:paraId="10801D81" w14:textId="77777777" w:rsidR="00E21EF1" w:rsidRDefault="00E21EF1" w:rsidP="632953C2">
            <w:pPr>
              <w:jc w:val="both"/>
              <w:rPr>
                <w:rFonts w:ascii="Arial" w:eastAsia="Arial" w:hAnsi="Arial" w:cs="Arial"/>
                <w:b/>
                <w:bCs/>
                <w:color w:val="202124"/>
                <w:sz w:val="24"/>
                <w:szCs w:val="24"/>
                <w:highlight w:val="white"/>
              </w:rPr>
            </w:pPr>
          </w:p>
        </w:tc>
        <w:tc>
          <w:tcPr>
            <w:tcW w:w="889" w:type="dxa"/>
          </w:tcPr>
          <w:p w14:paraId="322E8FD0" w14:textId="6E8D188D" w:rsidR="632953C2" w:rsidRDefault="632953C2" w:rsidP="632953C2">
            <w:pPr>
              <w:jc w:val="both"/>
              <w:rPr>
                <w:rFonts w:ascii="Arial" w:eastAsia="Arial" w:hAnsi="Arial" w:cs="Arial"/>
                <w:b/>
                <w:bCs/>
                <w:color w:val="202124"/>
                <w:sz w:val="24"/>
                <w:szCs w:val="24"/>
                <w:highlight w:val="white"/>
              </w:rPr>
            </w:pPr>
          </w:p>
          <w:p w14:paraId="1DF8A652" w14:textId="29ECE20E" w:rsidR="00E21EF1" w:rsidRDefault="06AF52BF" w:rsidP="632953C2">
            <w:pPr>
              <w:jc w:val="both"/>
              <w:rPr>
                <w:rFonts w:ascii="Arial" w:eastAsia="Arial" w:hAnsi="Arial" w:cs="Arial"/>
                <w:b/>
                <w:bCs/>
                <w:color w:val="202124"/>
                <w:sz w:val="24"/>
                <w:szCs w:val="24"/>
                <w:highlight w:val="white"/>
              </w:rPr>
            </w:pPr>
            <w:r w:rsidRPr="632953C2">
              <w:rPr>
                <w:rFonts w:ascii="Arial" w:eastAsia="Arial" w:hAnsi="Arial" w:cs="Arial"/>
                <w:b/>
                <w:bCs/>
                <w:color w:val="202124"/>
                <w:sz w:val="24"/>
                <w:szCs w:val="24"/>
                <w:highlight w:val="white"/>
              </w:rPr>
              <w:t>20 PF</w:t>
            </w:r>
          </w:p>
        </w:tc>
      </w:tr>
    </w:tbl>
    <w:p w14:paraId="1A974A37" w14:textId="511A4A88" w:rsidR="008711EC" w:rsidRPr="008711EC" w:rsidRDefault="008711EC" w:rsidP="632953C2">
      <w:pPr>
        <w:pBdr>
          <w:top w:val="nil"/>
          <w:left w:val="nil"/>
          <w:bottom w:val="nil"/>
          <w:right w:val="nil"/>
          <w:between w:val="nil"/>
        </w:pBdr>
      </w:pPr>
    </w:p>
    <w:p w14:paraId="5393CF3B" w14:textId="4B76ED34" w:rsidR="632953C2" w:rsidRDefault="632953C2" w:rsidP="632953C2"/>
    <w:p w14:paraId="76584C0D" w14:textId="1FE9AB56" w:rsidR="008711EC" w:rsidRDefault="008711EC" w:rsidP="008711EC">
      <w:pPr>
        <w:pStyle w:val="PargrafodaLista"/>
        <w:numPr>
          <w:ilvl w:val="0"/>
          <w:numId w:val="4"/>
        </w:numPr>
        <w:pBdr>
          <w:top w:val="nil"/>
          <w:left w:val="nil"/>
          <w:bottom w:val="nil"/>
          <w:right w:val="nil"/>
          <w:between w:val="nil"/>
        </w:pBdr>
        <w:jc w:val="both"/>
        <w:rPr>
          <w:rFonts w:ascii="Arial" w:eastAsia="Arial" w:hAnsi="Arial" w:cs="Arial"/>
          <w:b/>
          <w:bCs/>
          <w:color w:val="202124"/>
          <w:sz w:val="24"/>
          <w:szCs w:val="24"/>
          <w:highlight w:val="white"/>
        </w:rPr>
      </w:pPr>
      <w:r w:rsidRPr="008711EC">
        <w:rPr>
          <w:rFonts w:ascii="Arial" w:eastAsia="Arial" w:hAnsi="Arial" w:cs="Arial"/>
          <w:b/>
          <w:bCs/>
          <w:color w:val="202124"/>
          <w:sz w:val="24"/>
          <w:szCs w:val="24"/>
          <w:highlight w:val="white"/>
        </w:rPr>
        <w:t>Tempo previsto</w:t>
      </w:r>
    </w:p>
    <w:p w14:paraId="13FA9F2C" w14:textId="690AF71F" w:rsidR="00263C5B" w:rsidRPr="00A80781" w:rsidRDefault="00A80781" w:rsidP="00A80781">
      <w:pPr>
        <w:pBdr>
          <w:top w:val="nil"/>
          <w:left w:val="nil"/>
          <w:bottom w:val="nil"/>
          <w:right w:val="nil"/>
          <w:between w:val="nil"/>
        </w:pBdr>
        <w:jc w:val="both"/>
        <w:rPr>
          <w:rFonts w:ascii="Arial" w:eastAsia="Arial" w:hAnsi="Arial" w:cs="Arial"/>
          <w:color w:val="202124"/>
          <w:sz w:val="24"/>
          <w:szCs w:val="24"/>
        </w:rPr>
      </w:pPr>
      <w:r w:rsidRPr="67307391">
        <w:rPr>
          <w:rFonts w:ascii="Arial" w:eastAsia="Arial" w:hAnsi="Arial" w:cs="Arial"/>
          <w:color w:val="202124"/>
          <w:sz w:val="24"/>
          <w:szCs w:val="24"/>
          <w:highlight w:val="white"/>
        </w:rPr>
        <w:t xml:space="preserve"> </w:t>
      </w:r>
      <w:r>
        <w:tab/>
      </w:r>
      <w:r w:rsidR="008711EC" w:rsidRPr="67307391">
        <w:rPr>
          <w:rFonts w:ascii="Arial" w:eastAsia="Arial" w:hAnsi="Arial" w:cs="Arial"/>
          <w:color w:val="202124"/>
          <w:sz w:val="24"/>
          <w:szCs w:val="24"/>
          <w:highlight w:val="white"/>
        </w:rPr>
        <w:t xml:space="preserve">Para estabelecer um prazo </w:t>
      </w:r>
      <w:r w:rsidRPr="67307391">
        <w:rPr>
          <w:rFonts w:ascii="Arial" w:eastAsia="Arial" w:hAnsi="Arial" w:cs="Arial"/>
          <w:color w:val="202124"/>
          <w:sz w:val="24"/>
          <w:szCs w:val="24"/>
          <w:highlight w:val="white"/>
        </w:rPr>
        <w:t xml:space="preserve">de </w:t>
      </w:r>
      <w:r w:rsidR="008711EC" w:rsidRPr="67307391">
        <w:rPr>
          <w:rFonts w:ascii="Arial" w:eastAsia="Arial" w:hAnsi="Arial" w:cs="Arial"/>
          <w:color w:val="202124"/>
          <w:sz w:val="24"/>
          <w:szCs w:val="24"/>
          <w:highlight w:val="white"/>
        </w:rPr>
        <w:t>desenvolvimento do projeto em questão</w:t>
      </w:r>
      <w:r w:rsidRPr="67307391">
        <w:rPr>
          <w:rFonts w:ascii="Arial" w:eastAsia="Arial" w:hAnsi="Arial" w:cs="Arial"/>
          <w:color w:val="202124"/>
          <w:sz w:val="24"/>
          <w:szCs w:val="24"/>
        </w:rPr>
        <w:t>,</w:t>
      </w:r>
      <w:r w:rsidR="002C0161" w:rsidRPr="67307391">
        <w:rPr>
          <w:rFonts w:ascii="Arial" w:eastAsia="Arial" w:hAnsi="Arial" w:cs="Arial"/>
          <w:color w:val="202124"/>
          <w:sz w:val="24"/>
          <w:szCs w:val="24"/>
        </w:rPr>
        <w:t xml:space="preserve"> </w:t>
      </w:r>
      <w:r w:rsidR="008711EC" w:rsidRPr="67307391">
        <w:rPr>
          <w:rFonts w:ascii="Arial" w:eastAsia="Arial" w:hAnsi="Arial" w:cs="Arial"/>
          <w:color w:val="202124"/>
          <w:sz w:val="24"/>
          <w:szCs w:val="24"/>
        </w:rPr>
        <w:t xml:space="preserve"> foi utilizado o método de estimativa de prazo de projetos (TD), </w:t>
      </w:r>
      <w:r w:rsidRPr="67307391">
        <w:rPr>
          <w:rFonts w:ascii="Arial" w:eastAsia="Arial" w:hAnsi="Arial" w:cs="Arial"/>
          <w:color w:val="202124"/>
          <w:sz w:val="24"/>
          <w:szCs w:val="24"/>
        </w:rPr>
        <w:t xml:space="preserve">fazendo o uso </w:t>
      </w:r>
      <w:r w:rsidR="008711EC" w:rsidRPr="67307391">
        <w:rPr>
          <w:rFonts w:ascii="Arial" w:eastAsia="Arial" w:hAnsi="Arial" w:cs="Arial"/>
          <w:color w:val="202124"/>
          <w:sz w:val="24"/>
          <w:szCs w:val="24"/>
        </w:rPr>
        <w:t>da formula</w:t>
      </w:r>
      <w:r w:rsidRPr="67307391">
        <w:rPr>
          <w:rFonts w:ascii="Arial" w:eastAsia="Arial" w:hAnsi="Arial" w:cs="Arial"/>
          <w:color w:val="202124"/>
          <w:sz w:val="24"/>
          <w:szCs w:val="24"/>
        </w:rPr>
        <w:t xml:space="preserve"> </w:t>
      </w:r>
      <w:r w:rsidR="008711EC" w:rsidRPr="67307391">
        <w:rPr>
          <w:rFonts w:ascii="Arial" w:eastAsia="Arial" w:hAnsi="Arial" w:cs="Arial"/>
          <w:color w:val="202124"/>
          <w:sz w:val="24"/>
          <w:szCs w:val="24"/>
        </w:rPr>
        <w:t xml:space="preserve">: </w:t>
      </w:r>
      <w:r w:rsidR="008711EC" w:rsidRPr="67307391">
        <w:rPr>
          <w:rFonts w:ascii="Arial" w:eastAsia="Arial" w:hAnsi="Arial" w:cs="Arial"/>
          <w:i/>
          <w:iCs/>
          <w:color w:val="202124"/>
          <w:sz w:val="24"/>
          <w:szCs w:val="24"/>
        </w:rPr>
        <w:t xml:space="preserve">TD  = V </w:t>
      </w:r>
      <w:r w:rsidR="008711EC" w:rsidRPr="67307391">
        <w:rPr>
          <w:rFonts w:ascii="Arial" w:eastAsia="Arial" w:hAnsi="Arial" w:cs="Arial"/>
          <w:i/>
          <w:iCs/>
          <w:color w:val="202124"/>
          <w:sz w:val="24"/>
          <w:szCs w:val="24"/>
          <w:vertAlign w:val="superscript"/>
        </w:rPr>
        <w:t>t</w:t>
      </w:r>
      <w:r w:rsidR="008711EC" w:rsidRPr="67307391">
        <w:rPr>
          <w:rFonts w:ascii="Arial" w:eastAsia="Arial" w:hAnsi="Arial" w:cs="Arial"/>
          <w:color w:val="202124"/>
          <w:sz w:val="24"/>
          <w:szCs w:val="24"/>
        </w:rPr>
        <w:t xml:space="preserve"> ,</w:t>
      </w:r>
      <w:r w:rsidRPr="67307391">
        <w:rPr>
          <w:rFonts w:ascii="Arial" w:eastAsia="Arial" w:hAnsi="Arial" w:cs="Arial"/>
          <w:color w:val="202124"/>
          <w:sz w:val="24"/>
          <w:szCs w:val="24"/>
        </w:rPr>
        <w:t xml:space="preserve"> proposta por </w:t>
      </w:r>
      <w:proofErr w:type="spellStart"/>
      <w:r w:rsidRPr="67307391">
        <w:rPr>
          <w:rFonts w:ascii="Arial" w:eastAsia="Arial" w:hAnsi="Arial" w:cs="Arial"/>
          <w:color w:val="202124"/>
          <w:sz w:val="24"/>
          <w:szCs w:val="24"/>
        </w:rPr>
        <w:t>Capers</w:t>
      </w:r>
      <w:proofErr w:type="spellEnd"/>
      <w:r w:rsidRPr="67307391">
        <w:rPr>
          <w:rFonts w:ascii="Arial" w:eastAsia="Arial" w:hAnsi="Arial" w:cs="Arial"/>
          <w:color w:val="202124"/>
          <w:sz w:val="24"/>
          <w:szCs w:val="24"/>
        </w:rPr>
        <w:t xml:space="preserve"> Jones, a qual consiste em determinar o prazo a partir do tamanho do projeto em pontos de função.</w:t>
      </w:r>
    </w:p>
    <w:p w14:paraId="2B0D011E" w14:textId="23168B0E" w:rsidR="008711EC" w:rsidRPr="00A80781" w:rsidRDefault="008711EC" w:rsidP="00263C5B">
      <w:pPr>
        <w:pBdr>
          <w:top w:val="nil"/>
          <w:left w:val="nil"/>
          <w:bottom w:val="nil"/>
          <w:right w:val="nil"/>
          <w:between w:val="nil"/>
        </w:pBdr>
        <w:ind w:firstLine="720"/>
        <w:jc w:val="both"/>
        <w:rPr>
          <w:rFonts w:ascii="Arial" w:eastAsia="Arial" w:hAnsi="Arial" w:cs="Arial"/>
          <w:color w:val="202124"/>
          <w:sz w:val="24"/>
          <w:szCs w:val="24"/>
        </w:rPr>
      </w:pPr>
      <w:r w:rsidRPr="00263C5B">
        <w:rPr>
          <w:rFonts w:ascii="Arial" w:eastAsia="Arial" w:hAnsi="Arial" w:cs="Arial"/>
          <w:b/>
          <w:bCs/>
          <w:color w:val="202124"/>
          <w:sz w:val="24"/>
          <w:szCs w:val="24"/>
        </w:rPr>
        <w:t>TD</w:t>
      </w:r>
      <w:r w:rsidRPr="00A80781">
        <w:rPr>
          <w:rFonts w:ascii="Arial" w:eastAsia="Arial" w:hAnsi="Arial" w:cs="Arial"/>
          <w:color w:val="202124"/>
          <w:sz w:val="24"/>
          <w:szCs w:val="24"/>
        </w:rPr>
        <w:t xml:space="preserve"> = Prazo de desenvolvimento em meses</w:t>
      </w:r>
      <w:r w:rsidR="00263C5B">
        <w:rPr>
          <w:rFonts w:ascii="Arial" w:eastAsia="Arial" w:hAnsi="Arial" w:cs="Arial"/>
          <w:color w:val="202124"/>
          <w:sz w:val="24"/>
          <w:szCs w:val="24"/>
        </w:rPr>
        <w:t>;</w:t>
      </w:r>
    </w:p>
    <w:p w14:paraId="2CF0B870" w14:textId="3BCC2E3C" w:rsidR="008711EC" w:rsidRPr="00A80781" w:rsidRDefault="008711EC" w:rsidP="00263C5B">
      <w:pPr>
        <w:pBdr>
          <w:top w:val="nil"/>
          <w:left w:val="nil"/>
          <w:bottom w:val="nil"/>
          <w:right w:val="nil"/>
          <w:between w:val="nil"/>
        </w:pBdr>
        <w:ind w:firstLine="720"/>
        <w:jc w:val="both"/>
        <w:rPr>
          <w:rFonts w:ascii="Arial" w:eastAsia="Arial" w:hAnsi="Arial" w:cs="Arial"/>
          <w:color w:val="202124"/>
          <w:sz w:val="24"/>
          <w:szCs w:val="24"/>
        </w:rPr>
      </w:pPr>
      <w:r w:rsidRPr="00263C5B">
        <w:rPr>
          <w:rFonts w:ascii="Arial" w:eastAsia="Arial" w:hAnsi="Arial" w:cs="Arial"/>
          <w:b/>
          <w:bCs/>
          <w:color w:val="202124"/>
          <w:sz w:val="24"/>
          <w:szCs w:val="24"/>
        </w:rPr>
        <w:t>V</w:t>
      </w:r>
      <w:r w:rsidRPr="00A80781">
        <w:rPr>
          <w:rFonts w:ascii="Arial" w:eastAsia="Arial" w:hAnsi="Arial" w:cs="Arial"/>
          <w:color w:val="202124"/>
          <w:sz w:val="24"/>
          <w:szCs w:val="24"/>
        </w:rPr>
        <w:t xml:space="preserve"> = Tamanho do projeto em pontos de função</w:t>
      </w:r>
      <w:r w:rsidR="00263C5B">
        <w:rPr>
          <w:rFonts w:ascii="Arial" w:eastAsia="Arial" w:hAnsi="Arial" w:cs="Arial"/>
          <w:color w:val="202124"/>
          <w:sz w:val="24"/>
          <w:szCs w:val="24"/>
        </w:rPr>
        <w:t>;</w:t>
      </w:r>
    </w:p>
    <w:p w14:paraId="082C7827" w14:textId="2ECC8CBF" w:rsidR="00715189" w:rsidRDefault="008711EC" w:rsidP="004B56B8">
      <w:pPr>
        <w:pBdr>
          <w:top w:val="nil"/>
          <w:left w:val="nil"/>
          <w:bottom w:val="nil"/>
          <w:right w:val="nil"/>
          <w:between w:val="nil"/>
        </w:pBdr>
        <w:ind w:firstLine="720"/>
        <w:jc w:val="both"/>
        <w:rPr>
          <w:rFonts w:ascii="Arial" w:eastAsia="Arial" w:hAnsi="Arial" w:cs="Arial"/>
          <w:color w:val="202124"/>
          <w:sz w:val="24"/>
          <w:szCs w:val="24"/>
        </w:rPr>
      </w:pPr>
      <w:r w:rsidRPr="00263C5B">
        <w:rPr>
          <w:rFonts w:ascii="Arial" w:eastAsia="Arial" w:hAnsi="Arial" w:cs="Arial"/>
          <w:b/>
          <w:bCs/>
          <w:color w:val="202124"/>
          <w:sz w:val="24"/>
          <w:szCs w:val="24"/>
        </w:rPr>
        <w:t>t</w:t>
      </w:r>
      <w:r w:rsidRPr="00A80781">
        <w:rPr>
          <w:rFonts w:ascii="Arial" w:eastAsia="Arial" w:hAnsi="Arial" w:cs="Arial"/>
          <w:color w:val="202124"/>
          <w:sz w:val="24"/>
          <w:szCs w:val="24"/>
        </w:rPr>
        <w:t xml:space="preserve"> = O expoente t é definido de acordo com o tipo do sistema</w:t>
      </w:r>
      <w:r w:rsidR="00715189">
        <w:rPr>
          <w:rFonts w:ascii="Arial" w:eastAsia="Arial" w:hAnsi="Arial" w:cs="Arial"/>
          <w:color w:val="202124"/>
          <w:sz w:val="24"/>
          <w:szCs w:val="24"/>
        </w:rPr>
        <w:t xml:space="preserve"> (Quadro 5)</w:t>
      </w:r>
      <w:r w:rsidR="00263C5B">
        <w:rPr>
          <w:rFonts w:ascii="Arial" w:eastAsia="Arial" w:hAnsi="Arial" w:cs="Arial"/>
          <w:color w:val="202124"/>
          <w:sz w:val="24"/>
          <w:szCs w:val="24"/>
        </w:rPr>
        <w:t>.</w:t>
      </w:r>
    </w:p>
    <w:p w14:paraId="78405A8B" w14:textId="77777777" w:rsidR="004B56B8" w:rsidRDefault="004B56B8" w:rsidP="004B56B8">
      <w:pPr>
        <w:pBdr>
          <w:top w:val="nil"/>
          <w:left w:val="nil"/>
          <w:bottom w:val="nil"/>
          <w:right w:val="nil"/>
          <w:between w:val="nil"/>
        </w:pBdr>
        <w:ind w:firstLine="720"/>
        <w:jc w:val="both"/>
        <w:rPr>
          <w:rFonts w:ascii="Arial" w:eastAsia="Arial" w:hAnsi="Arial" w:cs="Arial"/>
          <w:color w:val="202124"/>
          <w:sz w:val="24"/>
          <w:szCs w:val="24"/>
        </w:rPr>
      </w:pPr>
    </w:p>
    <w:tbl>
      <w:tblPr>
        <w:tblStyle w:val="Tabelacomgrade"/>
        <w:tblW w:w="0" w:type="auto"/>
        <w:tblLook w:val="04A0" w:firstRow="1" w:lastRow="0" w:firstColumn="1" w:lastColumn="0" w:noHBand="0" w:noVBand="1"/>
      </w:tblPr>
      <w:tblGrid>
        <w:gridCol w:w="6799"/>
        <w:gridCol w:w="1695"/>
      </w:tblGrid>
      <w:tr w:rsidR="00715189" w14:paraId="7BA3626D" w14:textId="77777777" w:rsidTr="00715189">
        <w:tc>
          <w:tcPr>
            <w:tcW w:w="6799" w:type="dxa"/>
          </w:tcPr>
          <w:p w14:paraId="6E723867" w14:textId="4D2466C7" w:rsidR="00715189" w:rsidRPr="0060411B" w:rsidRDefault="00715189" w:rsidP="00715189">
            <w:pPr>
              <w:jc w:val="center"/>
              <w:rPr>
                <w:rFonts w:ascii="Arial" w:eastAsia="Arial" w:hAnsi="Arial" w:cs="Arial"/>
                <w:b/>
                <w:bCs/>
                <w:color w:val="202124"/>
                <w:sz w:val="24"/>
                <w:szCs w:val="24"/>
              </w:rPr>
            </w:pPr>
            <w:r w:rsidRPr="0060411B">
              <w:rPr>
                <w:rFonts w:ascii="Arial" w:eastAsia="Arial" w:hAnsi="Arial" w:cs="Arial"/>
                <w:b/>
                <w:bCs/>
                <w:color w:val="202124"/>
                <w:sz w:val="24"/>
                <w:szCs w:val="24"/>
              </w:rPr>
              <w:t>Tipos de sistemas</w:t>
            </w:r>
          </w:p>
        </w:tc>
        <w:tc>
          <w:tcPr>
            <w:tcW w:w="1695" w:type="dxa"/>
          </w:tcPr>
          <w:p w14:paraId="2EEAAAB3" w14:textId="44B0C7A0" w:rsidR="00715189" w:rsidRPr="0060411B" w:rsidRDefault="00715189" w:rsidP="00715189">
            <w:pPr>
              <w:jc w:val="center"/>
              <w:rPr>
                <w:rFonts w:ascii="Arial" w:eastAsia="Arial" w:hAnsi="Arial" w:cs="Arial"/>
                <w:b/>
                <w:bCs/>
                <w:color w:val="202124"/>
                <w:sz w:val="24"/>
                <w:szCs w:val="24"/>
              </w:rPr>
            </w:pPr>
            <w:r w:rsidRPr="0060411B">
              <w:rPr>
                <w:rFonts w:ascii="Arial" w:eastAsia="Arial" w:hAnsi="Arial" w:cs="Arial"/>
                <w:b/>
                <w:bCs/>
                <w:color w:val="202124"/>
                <w:sz w:val="24"/>
                <w:szCs w:val="24"/>
              </w:rPr>
              <w:t>Expoente t</w:t>
            </w:r>
          </w:p>
        </w:tc>
      </w:tr>
      <w:tr w:rsidR="00715189" w14:paraId="1479D448" w14:textId="77777777" w:rsidTr="00715189">
        <w:tc>
          <w:tcPr>
            <w:tcW w:w="6799" w:type="dxa"/>
          </w:tcPr>
          <w:p w14:paraId="67D38F89" w14:textId="77777777" w:rsidR="0060411B" w:rsidRDefault="0060411B" w:rsidP="00715189">
            <w:pPr>
              <w:jc w:val="both"/>
              <w:rPr>
                <w:rFonts w:ascii="Arial" w:eastAsia="Arial" w:hAnsi="Arial" w:cs="Arial"/>
                <w:color w:val="202124"/>
                <w:sz w:val="24"/>
                <w:szCs w:val="24"/>
              </w:rPr>
            </w:pPr>
          </w:p>
          <w:p w14:paraId="5446F497" w14:textId="638B4915" w:rsidR="00715189" w:rsidRDefault="00715189" w:rsidP="00715189">
            <w:pPr>
              <w:jc w:val="both"/>
              <w:rPr>
                <w:rFonts w:ascii="Arial" w:eastAsia="Arial" w:hAnsi="Arial" w:cs="Arial"/>
                <w:color w:val="202124"/>
                <w:sz w:val="24"/>
                <w:szCs w:val="24"/>
              </w:rPr>
            </w:pPr>
            <w:r>
              <w:rPr>
                <w:rFonts w:ascii="Arial" w:eastAsia="Arial" w:hAnsi="Arial" w:cs="Arial"/>
                <w:color w:val="202124"/>
                <w:sz w:val="24"/>
                <w:szCs w:val="24"/>
              </w:rPr>
              <w:t>Sistema comum – Mainframe (desenvolvimento de sistema com alto grau de reuso ou manutenção evolutiva</w:t>
            </w:r>
            <w:r w:rsidR="0060411B">
              <w:rPr>
                <w:rFonts w:ascii="Arial" w:eastAsia="Arial" w:hAnsi="Arial" w:cs="Arial"/>
                <w:color w:val="202124"/>
                <w:sz w:val="24"/>
                <w:szCs w:val="24"/>
              </w:rPr>
              <w:t>.</w:t>
            </w:r>
            <w:r>
              <w:rPr>
                <w:rFonts w:ascii="Arial" w:eastAsia="Arial" w:hAnsi="Arial" w:cs="Arial"/>
                <w:color w:val="202124"/>
                <w:sz w:val="24"/>
                <w:szCs w:val="24"/>
              </w:rPr>
              <w:t xml:space="preserve">  </w:t>
            </w:r>
          </w:p>
          <w:p w14:paraId="4603E1CA" w14:textId="3A36682A" w:rsidR="0060411B" w:rsidRDefault="0060411B" w:rsidP="00715189">
            <w:pPr>
              <w:jc w:val="both"/>
              <w:rPr>
                <w:rFonts w:ascii="Arial" w:eastAsia="Arial" w:hAnsi="Arial" w:cs="Arial"/>
                <w:color w:val="202124"/>
                <w:sz w:val="24"/>
                <w:szCs w:val="24"/>
              </w:rPr>
            </w:pPr>
          </w:p>
        </w:tc>
        <w:tc>
          <w:tcPr>
            <w:tcW w:w="1695" w:type="dxa"/>
          </w:tcPr>
          <w:p w14:paraId="54B88791" w14:textId="77777777" w:rsidR="0060411B" w:rsidRDefault="0060411B" w:rsidP="00715189">
            <w:pPr>
              <w:jc w:val="both"/>
              <w:rPr>
                <w:rFonts w:ascii="Arial" w:eastAsia="Arial" w:hAnsi="Arial" w:cs="Arial"/>
                <w:color w:val="202124"/>
                <w:sz w:val="24"/>
                <w:szCs w:val="24"/>
              </w:rPr>
            </w:pPr>
          </w:p>
          <w:p w14:paraId="1DF9D555" w14:textId="41221CD2" w:rsidR="00715189" w:rsidRDefault="00715189" w:rsidP="00715189">
            <w:pPr>
              <w:jc w:val="both"/>
              <w:rPr>
                <w:rFonts w:ascii="Arial" w:eastAsia="Arial" w:hAnsi="Arial" w:cs="Arial"/>
                <w:color w:val="202124"/>
                <w:sz w:val="24"/>
                <w:szCs w:val="24"/>
              </w:rPr>
            </w:pPr>
            <w:r>
              <w:rPr>
                <w:rFonts w:ascii="Arial" w:eastAsia="Arial" w:hAnsi="Arial" w:cs="Arial"/>
                <w:color w:val="202124"/>
                <w:sz w:val="24"/>
                <w:szCs w:val="24"/>
              </w:rPr>
              <w:t>0,32 a 0,33</w:t>
            </w:r>
          </w:p>
        </w:tc>
      </w:tr>
      <w:tr w:rsidR="00715189" w14:paraId="3ABEA249" w14:textId="77777777" w:rsidTr="00715189">
        <w:tc>
          <w:tcPr>
            <w:tcW w:w="6799" w:type="dxa"/>
          </w:tcPr>
          <w:p w14:paraId="16151003" w14:textId="77777777" w:rsidR="0060411B" w:rsidRDefault="0060411B" w:rsidP="00715189">
            <w:pPr>
              <w:jc w:val="both"/>
              <w:rPr>
                <w:rFonts w:ascii="Arial" w:eastAsia="Arial" w:hAnsi="Arial" w:cs="Arial"/>
                <w:color w:val="202124"/>
                <w:sz w:val="24"/>
                <w:szCs w:val="24"/>
              </w:rPr>
            </w:pPr>
          </w:p>
          <w:p w14:paraId="357C8F22" w14:textId="615D5EBC" w:rsidR="00715189" w:rsidRDefault="00715189" w:rsidP="00715189">
            <w:pPr>
              <w:jc w:val="both"/>
              <w:rPr>
                <w:rFonts w:ascii="Arial" w:eastAsia="Arial" w:hAnsi="Arial" w:cs="Arial"/>
                <w:color w:val="202124"/>
                <w:sz w:val="24"/>
                <w:szCs w:val="24"/>
              </w:rPr>
            </w:pPr>
            <w:r>
              <w:rPr>
                <w:rFonts w:ascii="Arial" w:eastAsia="Arial" w:hAnsi="Arial" w:cs="Arial"/>
                <w:color w:val="202124"/>
                <w:sz w:val="24"/>
                <w:szCs w:val="24"/>
              </w:rPr>
              <w:t>Sistema comum – Web ou Cliente Servidor</w:t>
            </w:r>
            <w:r w:rsidR="0060411B">
              <w:rPr>
                <w:rFonts w:ascii="Arial" w:eastAsia="Arial" w:hAnsi="Arial" w:cs="Arial"/>
                <w:color w:val="202124"/>
                <w:sz w:val="24"/>
                <w:szCs w:val="24"/>
              </w:rPr>
              <w:t>.</w:t>
            </w:r>
          </w:p>
          <w:p w14:paraId="20D17CB0" w14:textId="4113F3CB" w:rsidR="0060411B" w:rsidRDefault="0060411B" w:rsidP="00715189">
            <w:pPr>
              <w:jc w:val="both"/>
              <w:rPr>
                <w:rFonts w:ascii="Arial" w:eastAsia="Arial" w:hAnsi="Arial" w:cs="Arial"/>
                <w:color w:val="202124"/>
                <w:sz w:val="24"/>
                <w:szCs w:val="24"/>
              </w:rPr>
            </w:pPr>
          </w:p>
        </w:tc>
        <w:tc>
          <w:tcPr>
            <w:tcW w:w="1695" w:type="dxa"/>
          </w:tcPr>
          <w:p w14:paraId="3FADBCEE" w14:textId="77777777" w:rsidR="0060411B" w:rsidRDefault="0060411B" w:rsidP="00715189">
            <w:pPr>
              <w:jc w:val="both"/>
              <w:rPr>
                <w:rFonts w:ascii="Arial" w:eastAsia="Arial" w:hAnsi="Arial" w:cs="Arial"/>
                <w:color w:val="202124"/>
                <w:sz w:val="24"/>
                <w:szCs w:val="24"/>
              </w:rPr>
            </w:pPr>
          </w:p>
          <w:p w14:paraId="1FA93E10" w14:textId="068BE3C5" w:rsidR="00715189" w:rsidRDefault="0060411B" w:rsidP="00715189">
            <w:pPr>
              <w:jc w:val="both"/>
              <w:rPr>
                <w:rFonts w:ascii="Arial" w:eastAsia="Arial" w:hAnsi="Arial" w:cs="Arial"/>
                <w:color w:val="202124"/>
                <w:sz w:val="24"/>
                <w:szCs w:val="24"/>
              </w:rPr>
            </w:pPr>
            <w:r>
              <w:rPr>
                <w:rFonts w:ascii="Arial" w:eastAsia="Arial" w:hAnsi="Arial" w:cs="Arial"/>
                <w:color w:val="202124"/>
                <w:sz w:val="24"/>
                <w:szCs w:val="24"/>
              </w:rPr>
              <w:t>0,34 a 0.35</w:t>
            </w:r>
          </w:p>
        </w:tc>
      </w:tr>
      <w:tr w:rsidR="00715189" w14:paraId="2E42B028" w14:textId="77777777" w:rsidTr="00715189">
        <w:tc>
          <w:tcPr>
            <w:tcW w:w="6799" w:type="dxa"/>
          </w:tcPr>
          <w:p w14:paraId="01E62826" w14:textId="77777777" w:rsidR="0060411B" w:rsidRDefault="0060411B" w:rsidP="0060411B">
            <w:pPr>
              <w:jc w:val="both"/>
              <w:rPr>
                <w:rFonts w:ascii="Arial" w:eastAsia="Arial" w:hAnsi="Arial" w:cs="Arial"/>
                <w:color w:val="202124"/>
                <w:sz w:val="24"/>
                <w:szCs w:val="24"/>
              </w:rPr>
            </w:pPr>
          </w:p>
          <w:p w14:paraId="6E7A43E3" w14:textId="560840D1" w:rsidR="00715189" w:rsidRDefault="0060411B" w:rsidP="0060411B">
            <w:pPr>
              <w:jc w:val="both"/>
              <w:rPr>
                <w:rFonts w:ascii="Arial" w:eastAsia="Arial" w:hAnsi="Arial" w:cs="Arial"/>
                <w:color w:val="202124"/>
                <w:sz w:val="24"/>
                <w:szCs w:val="24"/>
              </w:rPr>
            </w:pPr>
            <w:r w:rsidRPr="0060411B">
              <w:rPr>
                <w:rFonts w:ascii="Arial" w:eastAsia="Arial" w:hAnsi="Arial" w:cs="Arial"/>
                <w:color w:val="202124"/>
                <w:sz w:val="24"/>
                <w:szCs w:val="24"/>
              </w:rPr>
              <w:lastRenderedPageBreak/>
              <w:t>Sistema OO (se o projeto OO não for novidade para equipe, não</w:t>
            </w:r>
            <w:r>
              <w:rPr>
                <w:rFonts w:ascii="Arial" w:eastAsia="Arial" w:hAnsi="Arial" w:cs="Arial"/>
                <w:color w:val="202124"/>
                <w:sz w:val="24"/>
                <w:szCs w:val="24"/>
              </w:rPr>
              <w:t xml:space="preserve"> </w:t>
            </w:r>
            <w:r w:rsidRPr="0060411B">
              <w:rPr>
                <w:rFonts w:ascii="Arial" w:eastAsia="Arial" w:hAnsi="Arial" w:cs="Arial"/>
                <w:color w:val="202124"/>
                <w:sz w:val="24"/>
                <w:szCs w:val="24"/>
              </w:rPr>
              <w:t>tiver o</w:t>
            </w:r>
            <w:r>
              <w:rPr>
                <w:rFonts w:ascii="Arial" w:eastAsia="Arial" w:hAnsi="Arial" w:cs="Arial"/>
                <w:color w:val="202124"/>
                <w:sz w:val="24"/>
                <w:szCs w:val="24"/>
              </w:rPr>
              <w:t xml:space="preserve"> </w:t>
            </w:r>
            <w:r w:rsidRPr="0060411B">
              <w:rPr>
                <w:rFonts w:ascii="Arial" w:eastAsia="Arial" w:hAnsi="Arial" w:cs="Arial"/>
                <w:color w:val="202124"/>
                <w:sz w:val="24"/>
                <w:szCs w:val="24"/>
              </w:rPr>
              <w:t>desenvolvimento de componentes reusáveis,</w:t>
            </w:r>
            <w:r>
              <w:rPr>
                <w:rFonts w:ascii="Arial" w:eastAsia="Arial" w:hAnsi="Arial" w:cs="Arial"/>
                <w:color w:val="202124"/>
                <w:sz w:val="24"/>
                <w:szCs w:val="24"/>
              </w:rPr>
              <w:t xml:space="preserve"> </w:t>
            </w:r>
            <w:r w:rsidRPr="0060411B">
              <w:rPr>
                <w:rFonts w:ascii="Arial" w:eastAsia="Arial" w:hAnsi="Arial" w:cs="Arial"/>
                <w:color w:val="202124"/>
                <w:sz w:val="24"/>
                <w:szCs w:val="24"/>
              </w:rPr>
              <w:t>considerar sistema</w:t>
            </w:r>
            <w:r>
              <w:rPr>
                <w:rFonts w:ascii="Arial" w:eastAsia="Arial" w:hAnsi="Arial" w:cs="Arial"/>
                <w:color w:val="202124"/>
                <w:sz w:val="24"/>
                <w:szCs w:val="24"/>
              </w:rPr>
              <w:t xml:space="preserve"> </w:t>
            </w:r>
            <w:r w:rsidRPr="0060411B">
              <w:rPr>
                <w:rFonts w:ascii="Arial" w:eastAsia="Arial" w:hAnsi="Arial" w:cs="Arial"/>
                <w:color w:val="202124"/>
                <w:sz w:val="24"/>
                <w:szCs w:val="24"/>
              </w:rPr>
              <w:t>comum)</w:t>
            </w:r>
            <w:r>
              <w:rPr>
                <w:rFonts w:ascii="Arial" w:eastAsia="Arial" w:hAnsi="Arial" w:cs="Arial"/>
                <w:color w:val="202124"/>
                <w:sz w:val="24"/>
                <w:szCs w:val="24"/>
              </w:rPr>
              <w:t>.</w:t>
            </w:r>
          </w:p>
          <w:p w14:paraId="3E64A662" w14:textId="759EF718" w:rsidR="0060411B" w:rsidRDefault="0060411B" w:rsidP="0060411B">
            <w:pPr>
              <w:jc w:val="both"/>
              <w:rPr>
                <w:rFonts w:ascii="Arial" w:eastAsia="Arial" w:hAnsi="Arial" w:cs="Arial"/>
                <w:color w:val="202124"/>
                <w:sz w:val="24"/>
                <w:szCs w:val="24"/>
              </w:rPr>
            </w:pPr>
          </w:p>
        </w:tc>
        <w:tc>
          <w:tcPr>
            <w:tcW w:w="1695" w:type="dxa"/>
          </w:tcPr>
          <w:p w14:paraId="36B009B5" w14:textId="77777777" w:rsidR="0060411B" w:rsidRDefault="0060411B" w:rsidP="00715189">
            <w:pPr>
              <w:jc w:val="both"/>
              <w:rPr>
                <w:rFonts w:ascii="Arial" w:eastAsia="Arial" w:hAnsi="Arial" w:cs="Arial"/>
                <w:color w:val="202124"/>
                <w:sz w:val="24"/>
                <w:szCs w:val="24"/>
              </w:rPr>
            </w:pPr>
          </w:p>
          <w:p w14:paraId="364FCB9A" w14:textId="0735D16D" w:rsidR="00715189" w:rsidRDefault="0060411B" w:rsidP="00715189">
            <w:pPr>
              <w:jc w:val="both"/>
              <w:rPr>
                <w:rFonts w:ascii="Arial" w:eastAsia="Arial" w:hAnsi="Arial" w:cs="Arial"/>
                <w:color w:val="202124"/>
                <w:sz w:val="24"/>
                <w:szCs w:val="24"/>
              </w:rPr>
            </w:pPr>
            <w:r>
              <w:rPr>
                <w:rFonts w:ascii="Arial" w:eastAsia="Arial" w:hAnsi="Arial" w:cs="Arial"/>
                <w:color w:val="202124"/>
                <w:sz w:val="24"/>
                <w:szCs w:val="24"/>
              </w:rPr>
              <w:t>0,36</w:t>
            </w:r>
          </w:p>
        </w:tc>
      </w:tr>
      <w:tr w:rsidR="00715189" w14:paraId="3E8CBCA7" w14:textId="77777777" w:rsidTr="00715189">
        <w:tc>
          <w:tcPr>
            <w:tcW w:w="6799" w:type="dxa"/>
          </w:tcPr>
          <w:p w14:paraId="6BDC352D" w14:textId="77777777" w:rsidR="0060411B" w:rsidRDefault="0060411B" w:rsidP="0060411B">
            <w:pPr>
              <w:jc w:val="both"/>
              <w:rPr>
                <w:rFonts w:ascii="Arial" w:eastAsia="Arial" w:hAnsi="Arial" w:cs="Arial"/>
                <w:color w:val="202124"/>
                <w:sz w:val="24"/>
                <w:szCs w:val="24"/>
              </w:rPr>
            </w:pPr>
          </w:p>
          <w:p w14:paraId="4B10DE95" w14:textId="77777777" w:rsidR="0060411B" w:rsidRDefault="0060411B" w:rsidP="0060411B">
            <w:pPr>
              <w:jc w:val="both"/>
              <w:rPr>
                <w:rFonts w:ascii="Arial" w:eastAsia="Arial" w:hAnsi="Arial" w:cs="Arial"/>
                <w:color w:val="202124"/>
                <w:sz w:val="24"/>
                <w:szCs w:val="24"/>
              </w:rPr>
            </w:pPr>
            <w:r w:rsidRPr="0060411B">
              <w:rPr>
                <w:rFonts w:ascii="Arial" w:eastAsia="Arial" w:hAnsi="Arial" w:cs="Arial"/>
                <w:color w:val="202124"/>
                <w:sz w:val="24"/>
                <w:szCs w:val="24"/>
              </w:rPr>
              <w:t>Sistema Cliente/Servidor (com alta complexidade arquitetural e</w:t>
            </w:r>
            <w:r>
              <w:rPr>
                <w:rFonts w:ascii="Arial" w:eastAsia="Arial" w:hAnsi="Arial" w:cs="Arial"/>
                <w:color w:val="202124"/>
                <w:sz w:val="24"/>
                <w:szCs w:val="24"/>
              </w:rPr>
              <w:t xml:space="preserve"> </w:t>
            </w:r>
            <w:r w:rsidRPr="0060411B">
              <w:rPr>
                <w:rFonts w:ascii="Arial" w:eastAsia="Arial" w:hAnsi="Arial" w:cs="Arial"/>
                <w:color w:val="202124"/>
                <w:sz w:val="24"/>
                <w:szCs w:val="24"/>
              </w:rPr>
              <w:t>integração com outros sistemas)</w:t>
            </w:r>
            <w:r>
              <w:rPr>
                <w:rFonts w:ascii="Arial" w:eastAsia="Arial" w:hAnsi="Arial" w:cs="Arial"/>
                <w:color w:val="202124"/>
                <w:sz w:val="24"/>
                <w:szCs w:val="24"/>
              </w:rPr>
              <w:t>.</w:t>
            </w:r>
          </w:p>
          <w:p w14:paraId="4F6CC6DF" w14:textId="75E77217" w:rsidR="0060411B" w:rsidRDefault="0060411B" w:rsidP="0060411B">
            <w:pPr>
              <w:jc w:val="both"/>
              <w:rPr>
                <w:rFonts w:ascii="Arial" w:eastAsia="Arial" w:hAnsi="Arial" w:cs="Arial"/>
                <w:color w:val="202124"/>
                <w:sz w:val="24"/>
                <w:szCs w:val="24"/>
              </w:rPr>
            </w:pPr>
          </w:p>
        </w:tc>
        <w:tc>
          <w:tcPr>
            <w:tcW w:w="1695" w:type="dxa"/>
          </w:tcPr>
          <w:p w14:paraId="340B36F1" w14:textId="77777777" w:rsidR="0060411B" w:rsidRDefault="0060411B" w:rsidP="00715189">
            <w:pPr>
              <w:jc w:val="both"/>
              <w:rPr>
                <w:rFonts w:ascii="Arial" w:eastAsia="Arial" w:hAnsi="Arial" w:cs="Arial"/>
                <w:color w:val="202124"/>
                <w:sz w:val="24"/>
                <w:szCs w:val="24"/>
              </w:rPr>
            </w:pPr>
          </w:p>
          <w:p w14:paraId="1B1638C6" w14:textId="6137C847" w:rsidR="00715189" w:rsidRDefault="0060411B" w:rsidP="00715189">
            <w:pPr>
              <w:jc w:val="both"/>
              <w:rPr>
                <w:rFonts w:ascii="Arial" w:eastAsia="Arial" w:hAnsi="Arial" w:cs="Arial"/>
                <w:color w:val="202124"/>
                <w:sz w:val="24"/>
                <w:szCs w:val="24"/>
              </w:rPr>
            </w:pPr>
            <w:r>
              <w:rPr>
                <w:rFonts w:ascii="Arial" w:eastAsia="Arial" w:hAnsi="Arial" w:cs="Arial"/>
                <w:color w:val="202124"/>
                <w:sz w:val="24"/>
                <w:szCs w:val="24"/>
              </w:rPr>
              <w:t>0,37</w:t>
            </w:r>
          </w:p>
        </w:tc>
      </w:tr>
      <w:tr w:rsidR="00715189" w14:paraId="6FCBFED3" w14:textId="77777777" w:rsidTr="00715189">
        <w:tc>
          <w:tcPr>
            <w:tcW w:w="6799" w:type="dxa"/>
          </w:tcPr>
          <w:p w14:paraId="2CC53FD0" w14:textId="77777777" w:rsidR="0060411B" w:rsidRDefault="0060411B" w:rsidP="0060411B">
            <w:pPr>
              <w:jc w:val="both"/>
              <w:rPr>
                <w:rFonts w:ascii="Arial" w:eastAsia="Arial" w:hAnsi="Arial" w:cs="Arial"/>
                <w:color w:val="202124"/>
                <w:sz w:val="24"/>
                <w:szCs w:val="24"/>
              </w:rPr>
            </w:pPr>
          </w:p>
          <w:p w14:paraId="49F48C31" w14:textId="77777777" w:rsidR="00715189" w:rsidRDefault="0060411B" w:rsidP="0060411B">
            <w:pPr>
              <w:jc w:val="both"/>
              <w:rPr>
                <w:rFonts w:ascii="Arial" w:eastAsia="Arial" w:hAnsi="Arial" w:cs="Arial"/>
                <w:color w:val="202124"/>
                <w:sz w:val="24"/>
                <w:szCs w:val="24"/>
              </w:rPr>
            </w:pPr>
            <w:r w:rsidRPr="0060411B">
              <w:rPr>
                <w:rFonts w:ascii="Arial" w:eastAsia="Arial" w:hAnsi="Arial" w:cs="Arial"/>
                <w:color w:val="202124"/>
                <w:sz w:val="24"/>
                <w:szCs w:val="24"/>
              </w:rPr>
              <w:t>Sistemas Gerenciais complexos com muitas</w:t>
            </w:r>
            <w:r>
              <w:rPr>
                <w:rFonts w:ascii="Arial" w:eastAsia="Arial" w:hAnsi="Arial" w:cs="Arial"/>
                <w:color w:val="202124"/>
                <w:sz w:val="24"/>
                <w:szCs w:val="24"/>
              </w:rPr>
              <w:t xml:space="preserve"> </w:t>
            </w:r>
            <w:r w:rsidRPr="0060411B">
              <w:rPr>
                <w:rFonts w:ascii="Arial" w:eastAsia="Arial" w:hAnsi="Arial" w:cs="Arial"/>
                <w:color w:val="202124"/>
                <w:sz w:val="24"/>
                <w:szCs w:val="24"/>
              </w:rPr>
              <w:t>integrações,</w:t>
            </w:r>
            <w:r>
              <w:rPr>
                <w:rFonts w:ascii="Arial" w:eastAsia="Arial" w:hAnsi="Arial" w:cs="Arial"/>
                <w:color w:val="202124"/>
                <w:sz w:val="24"/>
                <w:szCs w:val="24"/>
              </w:rPr>
              <w:t xml:space="preserve"> </w:t>
            </w:r>
            <w:proofErr w:type="spellStart"/>
            <w:r w:rsidRPr="0060411B">
              <w:rPr>
                <w:rFonts w:ascii="Arial" w:eastAsia="Arial" w:hAnsi="Arial" w:cs="Arial"/>
                <w:color w:val="202124"/>
                <w:sz w:val="24"/>
                <w:szCs w:val="24"/>
              </w:rPr>
              <w:t>Datawarehousing</w:t>
            </w:r>
            <w:proofErr w:type="spellEnd"/>
            <w:r w:rsidRPr="0060411B">
              <w:rPr>
                <w:rFonts w:ascii="Arial" w:eastAsia="Arial" w:hAnsi="Arial" w:cs="Arial"/>
                <w:color w:val="202124"/>
                <w:sz w:val="24"/>
                <w:szCs w:val="24"/>
              </w:rPr>
              <w:t>, Geoprocessamento, Workflow</w:t>
            </w:r>
          </w:p>
          <w:p w14:paraId="382E1967" w14:textId="262DE69B" w:rsidR="0060411B" w:rsidRDefault="0060411B" w:rsidP="0060411B">
            <w:pPr>
              <w:jc w:val="both"/>
              <w:rPr>
                <w:rFonts w:ascii="Arial" w:eastAsia="Arial" w:hAnsi="Arial" w:cs="Arial"/>
                <w:color w:val="202124"/>
                <w:sz w:val="24"/>
                <w:szCs w:val="24"/>
              </w:rPr>
            </w:pPr>
          </w:p>
        </w:tc>
        <w:tc>
          <w:tcPr>
            <w:tcW w:w="1695" w:type="dxa"/>
          </w:tcPr>
          <w:p w14:paraId="0460B8C0" w14:textId="77777777" w:rsidR="0060411B" w:rsidRDefault="0060411B" w:rsidP="00715189">
            <w:pPr>
              <w:jc w:val="both"/>
              <w:rPr>
                <w:rFonts w:ascii="Arial" w:eastAsia="Arial" w:hAnsi="Arial" w:cs="Arial"/>
                <w:color w:val="202124"/>
                <w:sz w:val="24"/>
                <w:szCs w:val="24"/>
              </w:rPr>
            </w:pPr>
          </w:p>
          <w:p w14:paraId="5B9149E0" w14:textId="45B3235E" w:rsidR="00715189" w:rsidRDefault="0060411B" w:rsidP="00715189">
            <w:pPr>
              <w:jc w:val="both"/>
              <w:rPr>
                <w:rFonts w:ascii="Arial" w:eastAsia="Arial" w:hAnsi="Arial" w:cs="Arial"/>
                <w:color w:val="202124"/>
                <w:sz w:val="24"/>
                <w:szCs w:val="24"/>
              </w:rPr>
            </w:pPr>
            <w:r>
              <w:rPr>
                <w:rFonts w:ascii="Arial" w:eastAsia="Arial" w:hAnsi="Arial" w:cs="Arial"/>
                <w:color w:val="202124"/>
                <w:sz w:val="24"/>
                <w:szCs w:val="24"/>
              </w:rPr>
              <w:t>0,39</w:t>
            </w:r>
          </w:p>
        </w:tc>
      </w:tr>
      <w:tr w:rsidR="00715189" w14:paraId="6D4CDC28" w14:textId="77777777" w:rsidTr="00715189">
        <w:tc>
          <w:tcPr>
            <w:tcW w:w="6799" w:type="dxa"/>
          </w:tcPr>
          <w:p w14:paraId="3FF37A9B" w14:textId="77777777" w:rsidR="0060411B" w:rsidRDefault="0060411B" w:rsidP="0060411B">
            <w:pPr>
              <w:jc w:val="both"/>
              <w:rPr>
                <w:rFonts w:ascii="Arial" w:eastAsia="Arial" w:hAnsi="Arial" w:cs="Arial"/>
                <w:color w:val="202124"/>
                <w:sz w:val="24"/>
                <w:szCs w:val="24"/>
              </w:rPr>
            </w:pPr>
          </w:p>
          <w:p w14:paraId="4F73D0B3" w14:textId="77777777" w:rsidR="00715189" w:rsidRDefault="0060411B" w:rsidP="0060411B">
            <w:pPr>
              <w:jc w:val="both"/>
              <w:rPr>
                <w:rFonts w:ascii="Arial" w:eastAsia="Arial" w:hAnsi="Arial" w:cs="Arial"/>
                <w:color w:val="202124"/>
                <w:sz w:val="24"/>
                <w:szCs w:val="24"/>
              </w:rPr>
            </w:pPr>
            <w:r w:rsidRPr="0060411B">
              <w:rPr>
                <w:rFonts w:ascii="Arial" w:eastAsia="Arial" w:hAnsi="Arial" w:cs="Arial"/>
                <w:color w:val="202124"/>
                <w:sz w:val="24"/>
                <w:szCs w:val="24"/>
              </w:rPr>
              <w:t>Software Básico, Frameworks, Sistemas Comerciais, Projetos de</w:t>
            </w:r>
            <w:r>
              <w:rPr>
                <w:rFonts w:ascii="Arial" w:eastAsia="Arial" w:hAnsi="Arial" w:cs="Arial"/>
                <w:color w:val="202124"/>
                <w:sz w:val="24"/>
                <w:szCs w:val="24"/>
              </w:rPr>
              <w:t xml:space="preserve"> </w:t>
            </w:r>
            <w:r w:rsidRPr="0060411B">
              <w:rPr>
                <w:rFonts w:ascii="Arial" w:eastAsia="Arial" w:hAnsi="Arial" w:cs="Arial"/>
                <w:color w:val="202124"/>
                <w:sz w:val="24"/>
                <w:szCs w:val="24"/>
              </w:rPr>
              <w:t>Desenvolvimento ou Manutenção de Componentes</w:t>
            </w:r>
          </w:p>
          <w:p w14:paraId="7FFBC66E" w14:textId="7AB36698" w:rsidR="0060411B" w:rsidRDefault="0060411B" w:rsidP="0060411B">
            <w:pPr>
              <w:jc w:val="both"/>
              <w:rPr>
                <w:rFonts w:ascii="Arial" w:eastAsia="Arial" w:hAnsi="Arial" w:cs="Arial"/>
                <w:color w:val="202124"/>
                <w:sz w:val="24"/>
                <w:szCs w:val="24"/>
              </w:rPr>
            </w:pPr>
          </w:p>
        </w:tc>
        <w:tc>
          <w:tcPr>
            <w:tcW w:w="1695" w:type="dxa"/>
          </w:tcPr>
          <w:p w14:paraId="7097CB8E" w14:textId="77777777" w:rsidR="0060411B" w:rsidRDefault="0060411B" w:rsidP="00715189">
            <w:pPr>
              <w:jc w:val="both"/>
              <w:rPr>
                <w:rFonts w:ascii="Arial" w:eastAsia="Arial" w:hAnsi="Arial" w:cs="Arial"/>
                <w:color w:val="202124"/>
                <w:sz w:val="24"/>
                <w:szCs w:val="24"/>
              </w:rPr>
            </w:pPr>
          </w:p>
          <w:p w14:paraId="78F86BCF" w14:textId="291A4A0E" w:rsidR="00715189" w:rsidRDefault="0060411B" w:rsidP="00715189">
            <w:pPr>
              <w:jc w:val="both"/>
              <w:rPr>
                <w:rFonts w:ascii="Arial" w:eastAsia="Arial" w:hAnsi="Arial" w:cs="Arial"/>
                <w:color w:val="202124"/>
                <w:sz w:val="24"/>
                <w:szCs w:val="24"/>
              </w:rPr>
            </w:pPr>
            <w:r>
              <w:rPr>
                <w:rFonts w:ascii="Arial" w:eastAsia="Arial" w:hAnsi="Arial" w:cs="Arial"/>
                <w:color w:val="202124"/>
                <w:sz w:val="24"/>
                <w:szCs w:val="24"/>
              </w:rPr>
              <w:t>0,4</w:t>
            </w:r>
          </w:p>
        </w:tc>
      </w:tr>
    </w:tbl>
    <w:p w14:paraId="0AA266C9" w14:textId="52FF5400" w:rsidR="004B56B8" w:rsidRDefault="0060411B" w:rsidP="004B56B8">
      <w:pPr>
        <w:pBdr>
          <w:top w:val="nil"/>
          <w:left w:val="nil"/>
          <w:bottom w:val="nil"/>
          <w:right w:val="nil"/>
          <w:between w:val="nil"/>
        </w:pBdr>
        <w:jc w:val="center"/>
        <w:rPr>
          <w:rFonts w:ascii="Arial" w:eastAsia="Arial" w:hAnsi="Arial" w:cs="Arial"/>
          <w:color w:val="202124"/>
          <w:sz w:val="20"/>
          <w:szCs w:val="20"/>
        </w:rPr>
      </w:pPr>
      <w:r w:rsidRPr="004B56B8">
        <w:rPr>
          <w:rFonts w:ascii="Arial" w:eastAsia="Arial" w:hAnsi="Arial" w:cs="Arial"/>
          <w:b/>
          <w:bCs/>
          <w:color w:val="202124"/>
          <w:sz w:val="20"/>
          <w:szCs w:val="20"/>
        </w:rPr>
        <w:t>Quadro 5</w:t>
      </w:r>
      <w:r w:rsidRPr="004B56B8">
        <w:rPr>
          <w:rFonts w:ascii="Arial" w:eastAsia="Arial" w:hAnsi="Arial" w:cs="Arial"/>
          <w:color w:val="202124"/>
          <w:sz w:val="20"/>
          <w:szCs w:val="20"/>
        </w:rPr>
        <w:t xml:space="preserve"> – Tabela de exponenciação de </w:t>
      </w:r>
      <w:proofErr w:type="spellStart"/>
      <w:r w:rsidRPr="004B56B8">
        <w:rPr>
          <w:rFonts w:ascii="Arial" w:eastAsia="Arial" w:hAnsi="Arial" w:cs="Arial"/>
          <w:color w:val="202124"/>
          <w:sz w:val="20"/>
          <w:szCs w:val="20"/>
        </w:rPr>
        <w:t>PFs</w:t>
      </w:r>
      <w:proofErr w:type="spellEnd"/>
      <w:r w:rsidRPr="004B56B8">
        <w:rPr>
          <w:rFonts w:ascii="Arial" w:eastAsia="Arial" w:hAnsi="Arial" w:cs="Arial"/>
          <w:color w:val="202124"/>
          <w:sz w:val="20"/>
          <w:szCs w:val="20"/>
        </w:rPr>
        <w:t xml:space="preserve"> por sistema</w:t>
      </w:r>
    </w:p>
    <w:p w14:paraId="28465E24" w14:textId="77777777" w:rsidR="004B56B8" w:rsidRPr="004B56B8" w:rsidRDefault="004B56B8" w:rsidP="004B56B8">
      <w:pPr>
        <w:pBdr>
          <w:top w:val="nil"/>
          <w:left w:val="nil"/>
          <w:bottom w:val="nil"/>
          <w:right w:val="nil"/>
          <w:between w:val="nil"/>
        </w:pBdr>
        <w:jc w:val="center"/>
        <w:rPr>
          <w:rFonts w:ascii="Arial" w:eastAsia="Arial" w:hAnsi="Arial" w:cs="Arial"/>
          <w:color w:val="202124"/>
          <w:sz w:val="20"/>
          <w:szCs w:val="20"/>
        </w:rPr>
      </w:pPr>
    </w:p>
    <w:p w14:paraId="083C4391" w14:textId="5CE86C54" w:rsidR="00263C5B" w:rsidRDefault="0060411B" w:rsidP="00263C5B">
      <w:pPr>
        <w:pBdr>
          <w:top w:val="nil"/>
          <w:left w:val="nil"/>
          <w:bottom w:val="nil"/>
          <w:right w:val="nil"/>
          <w:between w:val="nil"/>
        </w:pBdr>
        <w:ind w:firstLine="720"/>
        <w:jc w:val="both"/>
        <w:rPr>
          <w:rFonts w:ascii="Arial" w:eastAsia="Arial" w:hAnsi="Arial" w:cs="Arial"/>
          <w:color w:val="202124"/>
          <w:sz w:val="24"/>
          <w:szCs w:val="24"/>
        </w:rPr>
      </w:pPr>
      <w:r w:rsidRPr="632953C2">
        <w:rPr>
          <w:rFonts w:ascii="Arial" w:eastAsia="Arial" w:hAnsi="Arial" w:cs="Arial"/>
          <w:color w:val="202124"/>
          <w:sz w:val="24"/>
          <w:szCs w:val="24"/>
        </w:rPr>
        <w:t xml:space="preserve">Tendo em vista que se trata de um projeto do tipo cliente servidor e que seu tamanho em função corresponde a </w:t>
      </w:r>
      <w:r w:rsidR="45C7C163" w:rsidRPr="632953C2">
        <w:rPr>
          <w:rFonts w:ascii="Arial" w:eastAsia="Arial" w:hAnsi="Arial" w:cs="Arial"/>
          <w:color w:val="202124"/>
          <w:sz w:val="24"/>
          <w:szCs w:val="24"/>
        </w:rPr>
        <w:t>0,37</w:t>
      </w:r>
      <w:r w:rsidRPr="632953C2">
        <w:rPr>
          <w:rFonts w:ascii="Arial" w:eastAsia="Arial" w:hAnsi="Arial" w:cs="Arial"/>
          <w:color w:val="202124"/>
          <w:sz w:val="24"/>
          <w:szCs w:val="24"/>
        </w:rPr>
        <w:t>, o prazo estipulado é de para seu desenvolvimento é de</w:t>
      </w:r>
      <w:r w:rsidRPr="632953C2">
        <w:rPr>
          <w:rFonts w:ascii="Arial" w:eastAsia="Arial" w:hAnsi="Arial" w:cs="Arial"/>
          <w:color w:val="FF0000"/>
          <w:sz w:val="24"/>
          <w:szCs w:val="24"/>
        </w:rPr>
        <w:t xml:space="preserve"> </w:t>
      </w:r>
      <w:r w:rsidR="55ADD232" w:rsidRPr="632953C2">
        <w:rPr>
          <w:rFonts w:ascii="Arial" w:eastAsia="Arial" w:hAnsi="Arial" w:cs="Arial"/>
          <w:color w:val="000000" w:themeColor="text1"/>
          <w:sz w:val="24"/>
          <w:szCs w:val="24"/>
        </w:rPr>
        <w:t xml:space="preserve">3 </w:t>
      </w:r>
      <w:proofErr w:type="gramStart"/>
      <w:r w:rsidR="55ADD232" w:rsidRPr="632953C2">
        <w:rPr>
          <w:rFonts w:ascii="Arial" w:eastAsia="Arial" w:hAnsi="Arial" w:cs="Arial"/>
          <w:color w:val="000000" w:themeColor="text1"/>
          <w:sz w:val="24"/>
          <w:szCs w:val="24"/>
        </w:rPr>
        <w:t>meses</w:t>
      </w:r>
      <w:r w:rsidR="548B5E83" w:rsidRPr="632953C2">
        <w:rPr>
          <w:rFonts w:ascii="Arial" w:eastAsia="Arial" w:hAnsi="Arial" w:cs="Arial"/>
          <w:color w:val="000000" w:themeColor="text1"/>
          <w:sz w:val="24"/>
          <w:szCs w:val="24"/>
        </w:rPr>
        <w:t>.</w:t>
      </w:r>
      <w:r w:rsidR="004B56B8" w:rsidRPr="632953C2">
        <w:rPr>
          <w:rFonts w:ascii="Arial" w:eastAsia="Arial" w:hAnsi="Arial" w:cs="Arial"/>
          <w:color w:val="000000" w:themeColor="text1"/>
          <w:sz w:val="24"/>
          <w:szCs w:val="24"/>
        </w:rPr>
        <w:t>.</w:t>
      </w:r>
      <w:proofErr w:type="gramEnd"/>
    </w:p>
    <w:p w14:paraId="279088B9" w14:textId="4973405D" w:rsidR="004B56B8" w:rsidRPr="004B56B8" w:rsidRDefault="004B56B8" w:rsidP="632953C2">
      <w:pPr>
        <w:pBdr>
          <w:top w:val="nil"/>
          <w:left w:val="nil"/>
          <w:bottom w:val="nil"/>
          <w:right w:val="nil"/>
          <w:between w:val="nil"/>
        </w:pBdr>
        <w:ind w:firstLine="720"/>
        <w:jc w:val="center"/>
        <w:rPr>
          <w:rFonts w:ascii="Arial" w:eastAsia="Arial" w:hAnsi="Arial" w:cs="Arial"/>
          <w:b/>
          <w:bCs/>
          <w:color w:val="000000" w:themeColor="text1"/>
          <w:sz w:val="24"/>
          <w:szCs w:val="24"/>
        </w:rPr>
      </w:pPr>
      <w:r w:rsidRPr="632953C2">
        <w:rPr>
          <w:rFonts w:ascii="Arial" w:eastAsia="Arial" w:hAnsi="Arial" w:cs="Arial"/>
          <w:b/>
          <w:bCs/>
          <w:color w:val="000000" w:themeColor="text1"/>
          <w:sz w:val="24"/>
          <w:szCs w:val="24"/>
        </w:rPr>
        <w:t xml:space="preserve">TD = </w:t>
      </w:r>
      <w:r w:rsidR="304879DA" w:rsidRPr="632953C2">
        <w:rPr>
          <w:rFonts w:ascii="Arial" w:eastAsia="Arial" w:hAnsi="Arial" w:cs="Arial"/>
          <w:b/>
          <w:bCs/>
          <w:color w:val="000000" w:themeColor="text1"/>
          <w:sz w:val="24"/>
          <w:szCs w:val="24"/>
        </w:rPr>
        <w:t>20</w:t>
      </w:r>
      <w:r w:rsidR="304879DA" w:rsidRPr="632953C2">
        <w:rPr>
          <w:rFonts w:ascii="Arial" w:eastAsia="Arial" w:hAnsi="Arial" w:cs="Arial"/>
          <w:b/>
          <w:bCs/>
          <w:color w:val="000000" w:themeColor="text1"/>
          <w:sz w:val="24"/>
          <w:szCs w:val="24"/>
          <w:vertAlign w:val="superscript"/>
        </w:rPr>
        <w:t xml:space="preserve"> 0,37</w:t>
      </w:r>
    </w:p>
    <w:p w14:paraId="67B43D59" w14:textId="6A1A4DC1" w:rsidR="008711EC" w:rsidRDefault="004B56B8" w:rsidP="632953C2">
      <w:pPr>
        <w:pBdr>
          <w:top w:val="nil"/>
          <w:left w:val="nil"/>
          <w:bottom w:val="nil"/>
          <w:right w:val="nil"/>
          <w:between w:val="nil"/>
        </w:pBdr>
        <w:spacing w:line="257" w:lineRule="auto"/>
        <w:ind w:firstLine="720"/>
        <w:jc w:val="center"/>
        <w:rPr>
          <w:rFonts w:ascii="Arial" w:eastAsia="Arial" w:hAnsi="Arial" w:cs="Arial"/>
          <w:b/>
          <w:bCs/>
          <w:color w:val="000000" w:themeColor="text1"/>
          <w:sz w:val="24"/>
          <w:szCs w:val="24"/>
          <w:highlight w:val="white"/>
        </w:rPr>
      </w:pPr>
      <w:r w:rsidRPr="632953C2">
        <w:rPr>
          <w:rFonts w:ascii="Arial" w:eastAsia="Arial" w:hAnsi="Arial" w:cs="Arial"/>
          <w:b/>
          <w:bCs/>
          <w:color w:val="000000" w:themeColor="text1"/>
          <w:sz w:val="24"/>
          <w:szCs w:val="24"/>
        </w:rPr>
        <w:t xml:space="preserve">TD = </w:t>
      </w:r>
      <w:r w:rsidR="4BD62324" w:rsidRPr="632953C2">
        <w:rPr>
          <w:rFonts w:ascii="Arial" w:eastAsia="Arial" w:hAnsi="Arial" w:cs="Arial"/>
          <w:b/>
          <w:bCs/>
          <w:color w:val="000000" w:themeColor="text1"/>
          <w:sz w:val="24"/>
          <w:szCs w:val="24"/>
        </w:rPr>
        <w:t>3,2</w:t>
      </w:r>
    </w:p>
    <w:p w14:paraId="47F6E2DC" w14:textId="5D487E4B" w:rsidR="004B56B8" w:rsidRDefault="004B56B8" w:rsidP="008711EC">
      <w:pPr>
        <w:pStyle w:val="PargrafodaLista"/>
        <w:pBdr>
          <w:top w:val="nil"/>
          <w:left w:val="nil"/>
          <w:bottom w:val="nil"/>
          <w:right w:val="nil"/>
          <w:between w:val="nil"/>
        </w:pBdr>
        <w:jc w:val="both"/>
        <w:rPr>
          <w:rFonts w:ascii="Arial" w:eastAsia="Arial" w:hAnsi="Arial" w:cs="Arial"/>
          <w:color w:val="202124"/>
          <w:sz w:val="24"/>
          <w:szCs w:val="24"/>
          <w:highlight w:val="white"/>
        </w:rPr>
      </w:pPr>
    </w:p>
    <w:p w14:paraId="2D2B9FAA" w14:textId="2E30CA11" w:rsidR="004B56B8" w:rsidRDefault="004B56B8" w:rsidP="632953C2">
      <w:pPr>
        <w:pStyle w:val="PargrafodaLista"/>
        <w:numPr>
          <w:ilvl w:val="0"/>
          <w:numId w:val="4"/>
        </w:numPr>
        <w:jc w:val="both"/>
        <w:rPr>
          <w:rFonts w:ascii="Arial" w:eastAsia="Arial" w:hAnsi="Arial" w:cs="Arial"/>
          <w:b/>
          <w:bCs/>
          <w:color w:val="202124"/>
          <w:sz w:val="24"/>
          <w:szCs w:val="24"/>
        </w:rPr>
      </w:pPr>
      <w:r w:rsidRPr="632953C2">
        <w:rPr>
          <w:rFonts w:ascii="Arial" w:eastAsia="Arial" w:hAnsi="Arial" w:cs="Arial"/>
          <w:color w:val="202124"/>
          <w:sz w:val="24"/>
          <w:szCs w:val="24"/>
          <w:highlight w:val="white"/>
        </w:rPr>
        <w:t xml:space="preserve"> </w:t>
      </w:r>
      <w:r w:rsidRPr="632953C2">
        <w:rPr>
          <w:rFonts w:ascii="Arial" w:eastAsia="Arial" w:hAnsi="Arial" w:cs="Arial"/>
          <w:b/>
          <w:bCs/>
          <w:color w:val="202124"/>
          <w:sz w:val="24"/>
          <w:szCs w:val="24"/>
          <w:highlight w:val="white"/>
        </w:rPr>
        <w:t>Custo estimado</w:t>
      </w:r>
    </w:p>
    <w:p w14:paraId="6AE8B878" w14:textId="4944FF92" w:rsidR="5CCD00F1" w:rsidRDefault="5CCD00F1" w:rsidP="632953C2">
      <w:pPr>
        <w:spacing w:line="257" w:lineRule="auto"/>
        <w:ind w:firstLine="360"/>
        <w:jc w:val="both"/>
      </w:pPr>
      <w:r w:rsidRPr="632953C2">
        <w:rPr>
          <w:rFonts w:ascii="Arial" w:eastAsia="Arial" w:hAnsi="Arial" w:cs="Arial"/>
          <w:color w:val="202124"/>
          <w:sz w:val="24"/>
          <w:szCs w:val="24"/>
        </w:rPr>
        <w:t>Para calcular o custo do desenvolvimento desse software foi baseado no seu tamanho em ponto de função e no valor de cada PF:</w:t>
      </w:r>
    </w:p>
    <w:p w14:paraId="5530D9C6" w14:textId="41CD4130" w:rsidR="5CCD00F1" w:rsidRDefault="5CCD00F1" w:rsidP="632953C2">
      <w:pPr>
        <w:spacing w:line="257" w:lineRule="auto"/>
        <w:ind w:firstLine="360"/>
        <w:jc w:val="center"/>
      </w:pPr>
      <w:r w:rsidRPr="632953C2">
        <w:rPr>
          <w:rFonts w:ascii="Arial" w:eastAsia="Arial" w:hAnsi="Arial" w:cs="Arial"/>
          <w:b/>
          <w:bCs/>
          <w:color w:val="202124"/>
          <w:sz w:val="24"/>
          <w:szCs w:val="24"/>
        </w:rPr>
        <w:t>Custo</w:t>
      </w:r>
      <w:r w:rsidRPr="632953C2">
        <w:rPr>
          <w:rFonts w:ascii="Arial" w:eastAsia="Arial" w:hAnsi="Arial" w:cs="Arial"/>
          <w:color w:val="202124"/>
          <w:sz w:val="24"/>
          <w:szCs w:val="24"/>
        </w:rPr>
        <w:t xml:space="preserve"> = </w:t>
      </w:r>
      <w:r w:rsidRPr="632953C2">
        <w:rPr>
          <w:rFonts w:ascii="Arial" w:eastAsia="Arial" w:hAnsi="Arial" w:cs="Arial"/>
          <w:i/>
          <w:iCs/>
          <w:color w:val="202124"/>
          <w:sz w:val="24"/>
          <w:szCs w:val="24"/>
        </w:rPr>
        <w:t>PF x Valor PF</w:t>
      </w:r>
    </w:p>
    <w:p w14:paraId="293DFDFD" w14:textId="03C04124" w:rsidR="305AAB06" w:rsidRDefault="305AAB06" w:rsidP="632953C2">
      <w:pPr>
        <w:spacing w:line="257" w:lineRule="auto"/>
        <w:ind w:firstLine="360"/>
        <w:jc w:val="both"/>
        <w:rPr>
          <w:rFonts w:ascii="Arial" w:eastAsia="Arial" w:hAnsi="Arial" w:cs="Arial"/>
          <w:color w:val="202124"/>
          <w:sz w:val="24"/>
          <w:szCs w:val="24"/>
        </w:rPr>
      </w:pPr>
      <w:r w:rsidRPr="632953C2">
        <w:rPr>
          <w:rFonts w:ascii="Arial" w:eastAsia="Arial" w:hAnsi="Arial" w:cs="Arial"/>
          <w:color w:val="202124"/>
          <w:sz w:val="24"/>
          <w:szCs w:val="24"/>
        </w:rPr>
        <w:t xml:space="preserve">Tendo em vista que o valor de ponto de função varia </w:t>
      </w:r>
      <w:r w:rsidR="607D61B8" w:rsidRPr="632953C2">
        <w:rPr>
          <w:rFonts w:ascii="Arial" w:eastAsia="Arial" w:hAnsi="Arial" w:cs="Arial"/>
          <w:color w:val="202124"/>
          <w:sz w:val="24"/>
          <w:szCs w:val="24"/>
        </w:rPr>
        <w:t xml:space="preserve">conforme as necessidades da empresa, para o desenvolvimento do sistema foi determinado por PF, o </w:t>
      </w:r>
      <w:r w:rsidR="35C00D84" w:rsidRPr="632953C2">
        <w:rPr>
          <w:rFonts w:ascii="Arial" w:eastAsia="Arial" w:hAnsi="Arial" w:cs="Arial"/>
          <w:color w:val="202124"/>
          <w:sz w:val="24"/>
          <w:szCs w:val="24"/>
        </w:rPr>
        <w:t>valor de R$ 200,00</w:t>
      </w:r>
      <w:r w:rsidR="0F09582A" w:rsidRPr="632953C2">
        <w:rPr>
          <w:rFonts w:ascii="Arial" w:eastAsia="Arial" w:hAnsi="Arial" w:cs="Arial"/>
          <w:color w:val="202124"/>
          <w:sz w:val="24"/>
          <w:szCs w:val="24"/>
        </w:rPr>
        <w:t>.</w:t>
      </w:r>
      <w:r w:rsidR="55AED72B" w:rsidRPr="632953C2">
        <w:rPr>
          <w:rFonts w:ascii="Arial" w:eastAsia="Arial" w:hAnsi="Arial" w:cs="Arial"/>
          <w:color w:val="202124"/>
          <w:sz w:val="24"/>
          <w:szCs w:val="24"/>
        </w:rPr>
        <w:t xml:space="preserve"> </w:t>
      </w:r>
      <w:r w:rsidR="0F09582A" w:rsidRPr="632953C2">
        <w:rPr>
          <w:rFonts w:ascii="Arial" w:eastAsia="Arial" w:hAnsi="Arial" w:cs="Arial"/>
          <w:color w:val="202124"/>
          <w:sz w:val="24"/>
          <w:szCs w:val="24"/>
        </w:rPr>
        <w:t xml:space="preserve">Considerando que as funcionalidades </w:t>
      </w:r>
      <w:r w:rsidR="2FE5BA98" w:rsidRPr="632953C2">
        <w:rPr>
          <w:rFonts w:ascii="Arial" w:eastAsia="Arial" w:hAnsi="Arial" w:cs="Arial"/>
          <w:color w:val="202124"/>
          <w:sz w:val="24"/>
          <w:szCs w:val="24"/>
        </w:rPr>
        <w:t>do sistema são semelhantes</w:t>
      </w:r>
      <w:r w:rsidR="6241A523" w:rsidRPr="632953C2">
        <w:rPr>
          <w:rFonts w:ascii="Arial" w:eastAsia="Arial" w:hAnsi="Arial" w:cs="Arial"/>
          <w:color w:val="202124"/>
          <w:sz w:val="24"/>
          <w:szCs w:val="24"/>
        </w:rPr>
        <w:t>, trechos de códigos serão reutilizados para implementação dos serviços.</w:t>
      </w:r>
    </w:p>
    <w:p w14:paraId="3E503EFC" w14:textId="7E298D12" w:rsidR="2F8171E0" w:rsidRDefault="2F8171E0" w:rsidP="632953C2">
      <w:pPr>
        <w:ind w:firstLine="720"/>
        <w:jc w:val="center"/>
        <w:rPr>
          <w:rFonts w:ascii="Arial" w:eastAsia="Arial" w:hAnsi="Arial" w:cs="Arial"/>
          <w:b/>
          <w:bCs/>
          <w:sz w:val="24"/>
          <w:szCs w:val="24"/>
        </w:rPr>
      </w:pPr>
      <w:r w:rsidRPr="632953C2">
        <w:rPr>
          <w:rFonts w:ascii="Arial" w:eastAsia="Arial" w:hAnsi="Arial" w:cs="Arial"/>
          <w:b/>
          <w:bCs/>
          <w:sz w:val="24"/>
          <w:szCs w:val="24"/>
        </w:rPr>
        <w:t xml:space="preserve">Custo = </w:t>
      </w:r>
      <w:r w:rsidR="56614D3E" w:rsidRPr="632953C2">
        <w:rPr>
          <w:rFonts w:ascii="Arial" w:eastAsia="Arial" w:hAnsi="Arial" w:cs="Arial"/>
          <w:b/>
          <w:bCs/>
          <w:sz w:val="24"/>
          <w:szCs w:val="24"/>
        </w:rPr>
        <w:t xml:space="preserve">20 </w:t>
      </w:r>
      <w:r w:rsidRPr="632953C2">
        <w:rPr>
          <w:rFonts w:ascii="Arial" w:eastAsia="Arial" w:hAnsi="Arial" w:cs="Arial"/>
          <w:b/>
          <w:bCs/>
          <w:sz w:val="24"/>
          <w:szCs w:val="24"/>
        </w:rPr>
        <w:t>x 200</w:t>
      </w:r>
    </w:p>
    <w:p w14:paraId="71C1D86B" w14:textId="206449FA" w:rsidR="2F8171E0" w:rsidRDefault="2F8171E0" w:rsidP="632953C2">
      <w:pPr>
        <w:ind w:firstLine="720"/>
        <w:jc w:val="center"/>
        <w:rPr>
          <w:rFonts w:ascii="Arial" w:eastAsia="Arial" w:hAnsi="Arial" w:cs="Arial"/>
          <w:b/>
          <w:bCs/>
          <w:sz w:val="24"/>
          <w:szCs w:val="24"/>
        </w:rPr>
      </w:pPr>
      <w:r w:rsidRPr="632953C2">
        <w:rPr>
          <w:rFonts w:ascii="Arial" w:eastAsia="Arial" w:hAnsi="Arial" w:cs="Arial"/>
          <w:b/>
          <w:bCs/>
          <w:sz w:val="24"/>
          <w:szCs w:val="24"/>
        </w:rPr>
        <w:t xml:space="preserve">Custo = R$ </w:t>
      </w:r>
      <w:r w:rsidR="3E6716ED" w:rsidRPr="632953C2">
        <w:rPr>
          <w:rFonts w:ascii="Arial" w:eastAsia="Arial" w:hAnsi="Arial" w:cs="Arial"/>
          <w:b/>
          <w:bCs/>
          <w:sz w:val="24"/>
          <w:szCs w:val="24"/>
        </w:rPr>
        <w:t>4.000</w:t>
      </w:r>
      <w:r w:rsidRPr="632953C2">
        <w:rPr>
          <w:rFonts w:ascii="Arial" w:eastAsia="Arial" w:hAnsi="Arial" w:cs="Arial"/>
          <w:b/>
          <w:bCs/>
          <w:sz w:val="24"/>
          <w:szCs w:val="24"/>
        </w:rPr>
        <w:t>,00</w:t>
      </w:r>
    </w:p>
    <w:p w14:paraId="6E840DA5" w14:textId="0F7CF8F4" w:rsidR="632953C2" w:rsidRDefault="632953C2" w:rsidP="632953C2">
      <w:pPr>
        <w:ind w:firstLine="720"/>
        <w:jc w:val="center"/>
        <w:rPr>
          <w:rFonts w:ascii="Arial" w:eastAsia="Arial" w:hAnsi="Arial" w:cs="Arial"/>
          <w:b/>
          <w:bCs/>
          <w:sz w:val="24"/>
          <w:szCs w:val="24"/>
        </w:rPr>
      </w:pPr>
    </w:p>
    <w:p w14:paraId="0C2CECC5" w14:textId="5CE68528" w:rsidR="632953C2" w:rsidRDefault="632953C2" w:rsidP="632953C2">
      <w:pPr>
        <w:ind w:firstLine="720"/>
        <w:jc w:val="both"/>
        <w:rPr>
          <w:rFonts w:ascii="Arial" w:eastAsia="Arial" w:hAnsi="Arial" w:cs="Arial"/>
          <w:b/>
          <w:bCs/>
          <w:sz w:val="24"/>
          <w:szCs w:val="24"/>
        </w:rPr>
      </w:pPr>
    </w:p>
    <w:p w14:paraId="42E2AB41" w14:textId="4FE61C42" w:rsidR="632953C2" w:rsidRDefault="632953C2" w:rsidP="632953C2">
      <w:pPr>
        <w:ind w:firstLine="720"/>
        <w:jc w:val="both"/>
        <w:rPr>
          <w:rFonts w:ascii="Arial" w:eastAsia="Arial" w:hAnsi="Arial" w:cs="Arial"/>
          <w:b/>
          <w:bCs/>
          <w:sz w:val="24"/>
          <w:szCs w:val="24"/>
        </w:rPr>
      </w:pPr>
    </w:p>
    <w:p w14:paraId="64085E59" w14:textId="4F24902B" w:rsidR="632953C2" w:rsidRDefault="632953C2" w:rsidP="632953C2">
      <w:pPr>
        <w:ind w:firstLine="720"/>
        <w:jc w:val="both"/>
        <w:rPr>
          <w:rFonts w:ascii="Arial" w:eastAsia="Arial" w:hAnsi="Arial" w:cs="Arial"/>
          <w:b/>
          <w:bCs/>
          <w:sz w:val="24"/>
          <w:szCs w:val="24"/>
        </w:rPr>
      </w:pPr>
    </w:p>
    <w:p w14:paraId="498619B3" w14:textId="42E0E8D5" w:rsidR="632953C2" w:rsidRDefault="632953C2" w:rsidP="632953C2">
      <w:pPr>
        <w:ind w:firstLine="720"/>
        <w:jc w:val="both"/>
        <w:rPr>
          <w:rFonts w:ascii="Arial" w:eastAsia="Arial" w:hAnsi="Arial" w:cs="Arial"/>
          <w:b/>
          <w:bCs/>
          <w:sz w:val="24"/>
          <w:szCs w:val="24"/>
        </w:rPr>
      </w:pPr>
    </w:p>
    <w:p w14:paraId="29AFD59D" w14:textId="3AC38591" w:rsidR="00445DFE" w:rsidRPr="00445DFE" w:rsidRDefault="30EDF742" w:rsidP="00445DFE">
      <w:pPr>
        <w:pStyle w:val="PargrafodaLista"/>
        <w:numPr>
          <w:ilvl w:val="0"/>
          <w:numId w:val="4"/>
        </w:numPr>
        <w:jc w:val="both"/>
        <w:rPr>
          <w:rFonts w:ascii="Arial" w:eastAsia="Arial" w:hAnsi="Arial" w:cs="Arial"/>
          <w:b/>
          <w:bCs/>
          <w:sz w:val="24"/>
          <w:szCs w:val="24"/>
        </w:rPr>
      </w:pPr>
      <w:r w:rsidRPr="632953C2">
        <w:rPr>
          <w:rFonts w:ascii="Arial" w:eastAsia="Arial" w:hAnsi="Arial" w:cs="Arial"/>
          <w:b/>
          <w:bCs/>
          <w:sz w:val="24"/>
          <w:szCs w:val="24"/>
        </w:rPr>
        <w:t xml:space="preserve"> Cronograma de desenvolvimento</w:t>
      </w:r>
    </w:p>
    <w:p w14:paraId="17CF73E2" w14:textId="52417A04" w:rsidR="00C77E01" w:rsidRPr="00445DFE" w:rsidRDefault="00C77E01" w:rsidP="00445DFE">
      <w:pPr>
        <w:ind w:firstLine="360"/>
        <w:jc w:val="both"/>
        <w:rPr>
          <w:rFonts w:ascii="Arial" w:eastAsia="Arial" w:hAnsi="Arial" w:cs="Arial"/>
          <w:sz w:val="24"/>
          <w:szCs w:val="24"/>
        </w:rPr>
      </w:pPr>
      <w:r w:rsidRPr="00445DFE">
        <w:rPr>
          <w:rFonts w:ascii="Arial" w:eastAsia="Arial" w:hAnsi="Arial" w:cs="Arial"/>
          <w:sz w:val="24"/>
          <w:szCs w:val="24"/>
        </w:rPr>
        <w:t>Para a realização do sistema foi construído um cronograma das atividades realizadas e a serem realizadas</w:t>
      </w:r>
      <w:r w:rsidR="00445DFE">
        <w:rPr>
          <w:rFonts w:ascii="Arial" w:eastAsia="Arial" w:hAnsi="Arial" w:cs="Arial"/>
          <w:sz w:val="24"/>
          <w:szCs w:val="24"/>
        </w:rPr>
        <w:t xml:space="preserve"> (Quadro 6)</w:t>
      </w:r>
      <w:r w:rsidRPr="00445DFE">
        <w:rPr>
          <w:rFonts w:ascii="Arial" w:eastAsia="Arial" w:hAnsi="Arial" w:cs="Arial"/>
          <w:sz w:val="24"/>
          <w:szCs w:val="24"/>
        </w:rPr>
        <w:t xml:space="preserve">. As atividades são demonstradas semanalmente entre o período de </w:t>
      </w:r>
      <w:proofErr w:type="gramStart"/>
      <w:r w:rsidRPr="00445DFE">
        <w:rPr>
          <w:rFonts w:ascii="Arial" w:eastAsia="Arial" w:hAnsi="Arial" w:cs="Arial"/>
          <w:sz w:val="24"/>
          <w:szCs w:val="24"/>
        </w:rPr>
        <w:t>Outubro</w:t>
      </w:r>
      <w:proofErr w:type="gramEnd"/>
      <w:r w:rsidRPr="00445DFE">
        <w:rPr>
          <w:rFonts w:ascii="Arial" w:eastAsia="Arial" w:hAnsi="Arial" w:cs="Arial"/>
          <w:sz w:val="24"/>
          <w:szCs w:val="24"/>
        </w:rPr>
        <w:t xml:space="preserve"> a Dezembro. As cores verde e rosa representam as atividades realizadas e as que ainda não foram, respecti</w:t>
      </w:r>
      <w:r w:rsidR="00445DFE" w:rsidRPr="00445DFE">
        <w:rPr>
          <w:rFonts w:ascii="Arial" w:eastAsia="Arial" w:hAnsi="Arial" w:cs="Arial"/>
          <w:sz w:val="24"/>
          <w:szCs w:val="24"/>
        </w:rPr>
        <w:t>vamente.</w:t>
      </w:r>
      <w:r w:rsidRPr="00445DFE">
        <w:rPr>
          <w:rFonts w:ascii="Arial" w:eastAsia="Arial" w:hAnsi="Arial" w:cs="Arial"/>
          <w:sz w:val="24"/>
          <w:szCs w:val="24"/>
        </w:rPr>
        <w:t xml:space="preserve"> </w:t>
      </w:r>
    </w:p>
    <w:tbl>
      <w:tblPr>
        <w:tblpPr w:leftFromText="141" w:rightFromText="141" w:vertAnchor="text" w:horzAnchor="margin" w:tblpY="246"/>
        <w:tblW w:w="8784" w:type="dxa"/>
        <w:tblCellMar>
          <w:left w:w="70" w:type="dxa"/>
          <w:right w:w="70" w:type="dxa"/>
        </w:tblCellMar>
        <w:tblLook w:val="04A0" w:firstRow="1" w:lastRow="0" w:firstColumn="1" w:lastColumn="0" w:noHBand="0" w:noVBand="1"/>
      </w:tblPr>
      <w:tblGrid>
        <w:gridCol w:w="1888"/>
        <w:gridCol w:w="755"/>
        <w:gridCol w:w="517"/>
        <w:gridCol w:w="517"/>
        <w:gridCol w:w="524"/>
        <w:gridCol w:w="517"/>
        <w:gridCol w:w="517"/>
        <w:gridCol w:w="517"/>
        <w:gridCol w:w="526"/>
        <w:gridCol w:w="571"/>
        <w:gridCol w:w="567"/>
        <w:gridCol w:w="567"/>
        <w:gridCol w:w="851"/>
      </w:tblGrid>
      <w:tr w:rsidR="00C77E01" w:rsidRPr="00CD29EA" w14:paraId="647010D1"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3A799"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Atividades</w:t>
            </w:r>
          </w:p>
        </w:tc>
        <w:tc>
          <w:tcPr>
            <w:tcW w:w="2313" w:type="dxa"/>
            <w:gridSpan w:val="4"/>
            <w:tcBorders>
              <w:top w:val="single" w:sz="4" w:space="0" w:color="auto"/>
              <w:left w:val="nil"/>
              <w:bottom w:val="single" w:sz="4" w:space="0" w:color="auto"/>
              <w:right w:val="single" w:sz="4" w:space="0" w:color="auto"/>
            </w:tcBorders>
            <w:shd w:val="clear" w:color="auto" w:fill="auto"/>
            <w:noWrap/>
            <w:vAlign w:val="bottom"/>
            <w:hideMark/>
          </w:tcPr>
          <w:p w14:paraId="5C618620"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Outubro</w:t>
            </w:r>
          </w:p>
        </w:tc>
        <w:tc>
          <w:tcPr>
            <w:tcW w:w="2077" w:type="dxa"/>
            <w:gridSpan w:val="4"/>
            <w:tcBorders>
              <w:top w:val="single" w:sz="4" w:space="0" w:color="auto"/>
              <w:left w:val="nil"/>
              <w:bottom w:val="single" w:sz="4" w:space="0" w:color="auto"/>
              <w:right w:val="single" w:sz="4" w:space="0" w:color="auto"/>
            </w:tcBorders>
            <w:shd w:val="clear" w:color="auto" w:fill="auto"/>
            <w:noWrap/>
            <w:vAlign w:val="bottom"/>
            <w:hideMark/>
          </w:tcPr>
          <w:p w14:paraId="2463690C"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Novembro</w:t>
            </w:r>
          </w:p>
        </w:tc>
        <w:tc>
          <w:tcPr>
            <w:tcW w:w="2556" w:type="dxa"/>
            <w:gridSpan w:val="4"/>
            <w:tcBorders>
              <w:top w:val="single" w:sz="4" w:space="0" w:color="auto"/>
              <w:left w:val="nil"/>
              <w:bottom w:val="single" w:sz="4" w:space="0" w:color="auto"/>
              <w:right w:val="single" w:sz="4" w:space="0" w:color="auto"/>
            </w:tcBorders>
            <w:shd w:val="clear" w:color="auto" w:fill="auto"/>
            <w:noWrap/>
            <w:vAlign w:val="bottom"/>
            <w:hideMark/>
          </w:tcPr>
          <w:p w14:paraId="14C1A8A9"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Dezembro</w:t>
            </w:r>
          </w:p>
        </w:tc>
      </w:tr>
      <w:tr w:rsidR="00C77E01" w:rsidRPr="00CD29EA" w14:paraId="556648B0"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20F52" w14:textId="77777777" w:rsidR="00C77E01" w:rsidRPr="00CD29EA" w:rsidRDefault="00C77E01" w:rsidP="00C77E01">
            <w:pPr>
              <w:spacing w:after="0" w:line="240" w:lineRule="auto"/>
              <w:jc w:val="center"/>
              <w:rPr>
                <w:rFonts w:ascii="Arial" w:eastAsia="Times New Roman" w:hAnsi="Arial" w:cs="Arial"/>
                <w:color w:val="000000"/>
                <w:sz w:val="24"/>
                <w:szCs w:val="24"/>
              </w:rPr>
            </w:pPr>
            <w:r w:rsidRPr="00CD29EA">
              <w:rPr>
                <w:rFonts w:ascii="Arial" w:eastAsia="Times New Roman" w:hAnsi="Arial" w:cs="Arial"/>
                <w:color w:val="000000"/>
                <w:sz w:val="24"/>
                <w:szCs w:val="24"/>
              </w:rPr>
              <w:t> </w:t>
            </w:r>
          </w:p>
        </w:tc>
        <w:tc>
          <w:tcPr>
            <w:tcW w:w="755" w:type="dxa"/>
            <w:tcBorders>
              <w:top w:val="nil"/>
              <w:left w:val="nil"/>
              <w:bottom w:val="single" w:sz="4" w:space="0" w:color="auto"/>
              <w:right w:val="single" w:sz="4" w:space="0" w:color="auto"/>
            </w:tcBorders>
            <w:shd w:val="clear" w:color="auto" w:fill="auto"/>
            <w:noWrap/>
            <w:vAlign w:val="bottom"/>
            <w:hideMark/>
          </w:tcPr>
          <w:p w14:paraId="13529E20"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1</w:t>
            </w:r>
          </w:p>
        </w:tc>
        <w:tc>
          <w:tcPr>
            <w:tcW w:w="517" w:type="dxa"/>
            <w:tcBorders>
              <w:top w:val="nil"/>
              <w:left w:val="nil"/>
              <w:bottom w:val="single" w:sz="4" w:space="0" w:color="auto"/>
              <w:right w:val="single" w:sz="4" w:space="0" w:color="auto"/>
            </w:tcBorders>
            <w:shd w:val="clear" w:color="auto" w:fill="auto"/>
            <w:noWrap/>
            <w:vAlign w:val="bottom"/>
            <w:hideMark/>
          </w:tcPr>
          <w:p w14:paraId="6388E33A"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2</w:t>
            </w:r>
          </w:p>
        </w:tc>
        <w:tc>
          <w:tcPr>
            <w:tcW w:w="517" w:type="dxa"/>
            <w:tcBorders>
              <w:top w:val="nil"/>
              <w:left w:val="nil"/>
              <w:bottom w:val="single" w:sz="4" w:space="0" w:color="auto"/>
              <w:right w:val="single" w:sz="4" w:space="0" w:color="auto"/>
            </w:tcBorders>
            <w:shd w:val="clear" w:color="auto" w:fill="auto"/>
            <w:noWrap/>
            <w:vAlign w:val="bottom"/>
            <w:hideMark/>
          </w:tcPr>
          <w:p w14:paraId="15820B5A"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3</w:t>
            </w:r>
          </w:p>
        </w:tc>
        <w:tc>
          <w:tcPr>
            <w:tcW w:w="524" w:type="dxa"/>
            <w:tcBorders>
              <w:top w:val="nil"/>
              <w:left w:val="nil"/>
              <w:bottom w:val="single" w:sz="4" w:space="0" w:color="auto"/>
              <w:right w:val="single" w:sz="4" w:space="0" w:color="auto"/>
            </w:tcBorders>
            <w:shd w:val="clear" w:color="auto" w:fill="auto"/>
            <w:noWrap/>
            <w:vAlign w:val="bottom"/>
            <w:hideMark/>
          </w:tcPr>
          <w:p w14:paraId="38FA4906"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4</w:t>
            </w:r>
          </w:p>
        </w:tc>
        <w:tc>
          <w:tcPr>
            <w:tcW w:w="517" w:type="dxa"/>
            <w:tcBorders>
              <w:top w:val="nil"/>
              <w:left w:val="nil"/>
              <w:bottom w:val="single" w:sz="4" w:space="0" w:color="auto"/>
              <w:right w:val="single" w:sz="4" w:space="0" w:color="auto"/>
            </w:tcBorders>
            <w:shd w:val="clear" w:color="auto" w:fill="auto"/>
            <w:noWrap/>
            <w:vAlign w:val="bottom"/>
            <w:hideMark/>
          </w:tcPr>
          <w:p w14:paraId="74D03009"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5</w:t>
            </w:r>
          </w:p>
        </w:tc>
        <w:tc>
          <w:tcPr>
            <w:tcW w:w="517" w:type="dxa"/>
            <w:tcBorders>
              <w:top w:val="nil"/>
              <w:left w:val="nil"/>
              <w:bottom w:val="single" w:sz="4" w:space="0" w:color="auto"/>
              <w:right w:val="single" w:sz="4" w:space="0" w:color="auto"/>
            </w:tcBorders>
            <w:shd w:val="clear" w:color="auto" w:fill="auto"/>
            <w:noWrap/>
            <w:vAlign w:val="bottom"/>
            <w:hideMark/>
          </w:tcPr>
          <w:p w14:paraId="71CFC6B2"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6</w:t>
            </w:r>
          </w:p>
        </w:tc>
        <w:tc>
          <w:tcPr>
            <w:tcW w:w="517" w:type="dxa"/>
            <w:tcBorders>
              <w:top w:val="nil"/>
              <w:left w:val="nil"/>
              <w:bottom w:val="single" w:sz="4" w:space="0" w:color="auto"/>
              <w:right w:val="single" w:sz="4" w:space="0" w:color="auto"/>
            </w:tcBorders>
            <w:shd w:val="clear" w:color="auto" w:fill="auto"/>
            <w:noWrap/>
            <w:vAlign w:val="bottom"/>
            <w:hideMark/>
          </w:tcPr>
          <w:p w14:paraId="4B069D90"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7</w:t>
            </w:r>
          </w:p>
        </w:tc>
        <w:tc>
          <w:tcPr>
            <w:tcW w:w="526" w:type="dxa"/>
            <w:tcBorders>
              <w:top w:val="nil"/>
              <w:left w:val="nil"/>
              <w:bottom w:val="single" w:sz="4" w:space="0" w:color="auto"/>
              <w:right w:val="single" w:sz="4" w:space="0" w:color="auto"/>
            </w:tcBorders>
            <w:shd w:val="clear" w:color="auto" w:fill="auto"/>
            <w:noWrap/>
            <w:vAlign w:val="bottom"/>
            <w:hideMark/>
          </w:tcPr>
          <w:p w14:paraId="57D783BD"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8</w:t>
            </w:r>
          </w:p>
        </w:tc>
        <w:tc>
          <w:tcPr>
            <w:tcW w:w="571" w:type="dxa"/>
            <w:tcBorders>
              <w:top w:val="nil"/>
              <w:left w:val="nil"/>
              <w:bottom w:val="single" w:sz="4" w:space="0" w:color="auto"/>
              <w:right w:val="single" w:sz="4" w:space="0" w:color="auto"/>
            </w:tcBorders>
            <w:shd w:val="clear" w:color="auto" w:fill="auto"/>
            <w:noWrap/>
            <w:vAlign w:val="bottom"/>
            <w:hideMark/>
          </w:tcPr>
          <w:p w14:paraId="01E5CF1E" w14:textId="77777777" w:rsidR="00C77E01" w:rsidRPr="00CD29EA" w:rsidRDefault="00C77E01" w:rsidP="00C77E01">
            <w:pPr>
              <w:spacing w:after="0" w:line="240" w:lineRule="auto"/>
              <w:jc w:val="center"/>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S 9</w:t>
            </w:r>
          </w:p>
        </w:tc>
        <w:tc>
          <w:tcPr>
            <w:tcW w:w="567" w:type="dxa"/>
            <w:tcBorders>
              <w:top w:val="nil"/>
              <w:left w:val="nil"/>
              <w:bottom w:val="single" w:sz="4" w:space="0" w:color="auto"/>
              <w:right w:val="single" w:sz="4" w:space="0" w:color="auto"/>
            </w:tcBorders>
            <w:shd w:val="clear" w:color="auto" w:fill="auto"/>
            <w:noWrap/>
            <w:vAlign w:val="bottom"/>
            <w:hideMark/>
          </w:tcPr>
          <w:p w14:paraId="68476320" w14:textId="77777777" w:rsidR="00C77E01" w:rsidRPr="00CD29EA" w:rsidRDefault="00C77E01" w:rsidP="00C77E01">
            <w:pPr>
              <w:spacing w:after="0" w:line="240" w:lineRule="auto"/>
              <w:jc w:val="center"/>
              <w:rPr>
                <w:rFonts w:eastAsia="Times New Roman"/>
                <w:b/>
                <w:bCs/>
                <w:color w:val="000000"/>
                <w:sz w:val="24"/>
                <w:szCs w:val="24"/>
              </w:rPr>
            </w:pPr>
            <w:r w:rsidRPr="00CD29EA">
              <w:rPr>
                <w:rFonts w:eastAsia="Times New Roman"/>
                <w:b/>
                <w:bCs/>
                <w:color w:val="000000"/>
                <w:sz w:val="24"/>
                <w:szCs w:val="24"/>
              </w:rPr>
              <w:t>S 10</w:t>
            </w:r>
          </w:p>
        </w:tc>
        <w:tc>
          <w:tcPr>
            <w:tcW w:w="567" w:type="dxa"/>
            <w:tcBorders>
              <w:top w:val="nil"/>
              <w:left w:val="nil"/>
              <w:bottom w:val="single" w:sz="4" w:space="0" w:color="auto"/>
              <w:right w:val="single" w:sz="4" w:space="0" w:color="auto"/>
            </w:tcBorders>
            <w:shd w:val="clear" w:color="auto" w:fill="auto"/>
            <w:noWrap/>
            <w:vAlign w:val="bottom"/>
            <w:hideMark/>
          </w:tcPr>
          <w:p w14:paraId="15B2A96F" w14:textId="77777777" w:rsidR="00C77E01" w:rsidRPr="00CD29EA" w:rsidRDefault="00C77E01" w:rsidP="00C77E01">
            <w:pPr>
              <w:spacing w:after="0" w:line="240" w:lineRule="auto"/>
              <w:jc w:val="center"/>
              <w:rPr>
                <w:rFonts w:eastAsia="Times New Roman"/>
                <w:b/>
                <w:bCs/>
                <w:color w:val="000000"/>
                <w:sz w:val="24"/>
                <w:szCs w:val="24"/>
              </w:rPr>
            </w:pPr>
            <w:r w:rsidRPr="00CD29EA">
              <w:rPr>
                <w:rFonts w:eastAsia="Times New Roman"/>
                <w:b/>
                <w:bCs/>
                <w:color w:val="000000"/>
                <w:sz w:val="24"/>
                <w:szCs w:val="24"/>
              </w:rPr>
              <w:t>S 11</w:t>
            </w:r>
          </w:p>
        </w:tc>
        <w:tc>
          <w:tcPr>
            <w:tcW w:w="851" w:type="dxa"/>
            <w:tcBorders>
              <w:top w:val="nil"/>
              <w:left w:val="nil"/>
              <w:bottom w:val="single" w:sz="4" w:space="0" w:color="auto"/>
              <w:right w:val="single" w:sz="4" w:space="0" w:color="auto"/>
            </w:tcBorders>
            <w:shd w:val="clear" w:color="auto" w:fill="auto"/>
            <w:noWrap/>
            <w:vAlign w:val="bottom"/>
            <w:hideMark/>
          </w:tcPr>
          <w:p w14:paraId="021AB389" w14:textId="77777777" w:rsidR="00C77E01" w:rsidRPr="00CD29EA" w:rsidRDefault="00C77E01" w:rsidP="00C77E01">
            <w:pPr>
              <w:spacing w:after="0" w:line="240" w:lineRule="auto"/>
              <w:jc w:val="center"/>
              <w:rPr>
                <w:rFonts w:eastAsia="Times New Roman"/>
                <w:b/>
                <w:bCs/>
                <w:color w:val="000000"/>
                <w:sz w:val="24"/>
                <w:szCs w:val="24"/>
              </w:rPr>
            </w:pPr>
            <w:r w:rsidRPr="00CD29EA">
              <w:rPr>
                <w:rFonts w:eastAsia="Times New Roman"/>
                <w:b/>
                <w:bCs/>
                <w:color w:val="000000"/>
                <w:sz w:val="24"/>
                <w:szCs w:val="24"/>
              </w:rPr>
              <w:t>S 12</w:t>
            </w:r>
          </w:p>
        </w:tc>
      </w:tr>
      <w:tr w:rsidR="00C77E01" w:rsidRPr="00CD29EA" w14:paraId="104FC181"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F7170"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Levantamento e de requisitos</w:t>
            </w:r>
          </w:p>
        </w:tc>
        <w:tc>
          <w:tcPr>
            <w:tcW w:w="755" w:type="dxa"/>
            <w:tcBorders>
              <w:top w:val="nil"/>
              <w:left w:val="nil"/>
              <w:bottom w:val="single" w:sz="4" w:space="0" w:color="auto"/>
              <w:right w:val="single" w:sz="4" w:space="0" w:color="auto"/>
            </w:tcBorders>
            <w:shd w:val="clear" w:color="auto" w:fill="auto"/>
            <w:noWrap/>
            <w:vAlign w:val="bottom"/>
            <w:hideMark/>
          </w:tcPr>
          <w:p w14:paraId="15AFBCF1"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000000" w:fill="C6EFCE"/>
            <w:noWrap/>
            <w:vAlign w:val="bottom"/>
            <w:hideMark/>
          </w:tcPr>
          <w:p w14:paraId="11F02892" w14:textId="77777777" w:rsidR="00C77E01" w:rsidRPr="00CD29EA" w:rsidRDefault="00C77E01" w:rsidP="00C77E01">
            <w:pPr>
              <w:spacing w:after="0" w:line="240" w:lineRule="auto"/>
              <w:rPr>
                <w:rFonts w:ascii="Arial" w:eastAsia="Times New Roman" w:hAnsi="Arial" w:cs="Arial"/>
                <w:color w:val="006100"/>
              </w:rPr>
            </w:pPr>
            <w:r w:rsidRPr="00CD29EA">
              <w:rPr>
                <w:rFonts w:ascii="Arial" w:eastAsia="Times New Roman" w:hAnsi="Arial" w:cs="Arial"/>
                <w:color w:val="006100"/>
              </w:rPr>
              <w:t> </w:t>
            </w:r>
          </w:p>
        </w:tc>
        <w:tc>
          <w:tcPr>
            <w:tcW w:w="517" w:type="dxa"/>
            <w:tcBorders>
              <w:top w:val="nil"/>
              <w:left w:val="nil"/>
              <w:bottom w:val="single" w:sz="4" w:space="0" w:color="auto"/>
              <w:right w:val="single" w:sz="4" w:space="0" w:color="auto"/>
            </w:tcBorders>
            <w:shd w:val="clear" w:color="auto" w:fill="auto"/>
            <w:noWrap/>
            <w:vAlign w:val="bottom"/>
            <w:hideMark/>
          </w:tcPr>
          <w:p w14:paraId="4551134C"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14:paraId="525E3588"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033883F8"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2A2B613D"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5D3E3814"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auto" w:fill="auto"/>
            <w:noWrap/>
            <w:vAlign w:val="bottom"/>
            <w:hideMark/>
          </w:tcPr>
          <w:p w14:paraId="36FA3CB8"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38F8367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254D2721"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1BE2D88F"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689AA8EF"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1D66F2D8"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F1BD2"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Caso de uso</w:t>
            </w:r>
          </w:p>
        </w:tc>
        <w:tc>
          <w:tcPr>
            <w:tcW w:w="755" w:type="dxa"/>
            <w:tcBorders>
              <w:top w:val="nil"/>
              <w:left w:val="nil"/>
              <w:bottom w:val="single" w:sz="4" w:space="0" w:color="auto"/>
              <w:right w:val="single" w:sz="4" w:space="0" w:color="auto"/>
            </w:tcBorders>
            <w:shd w:val="clear" w:color="auto" w:fill="auto"/>
            <w:noWrap/>
            <w:vAlign w:val="bottom"/>
            <w:hideMark/>
          </w:tcPr>
          <w:p w14:paraId="649B3CB3"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2749112"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000000" w:fill="C6EFCE"/>
            <w:noWrap/>
            <w:vAlign w:val="bottom"/>
            <w:hideMark/>
          </w:tcPr>
          <w:p w14:paraId="3CEE248C" w14:textId="77777777" w:rsidR="00C77E01" w:rsidRPr="00CD29EA" w:rsidRDefault="00C77E01" w:rsidP="00C77E01">
            <w:pPr>
              <w:spacing w:after="0" w:line="240" w:lineRule="auto"/>
              <w:rPr>
                <w:rFonts w:ascii="Arial" w:eastAsia="Times New Roman" w:hAnsi="Arial" w:cs="Arial"/>
                <w:color w:val="006100"/>
              </w:rPr>
            </w:pPr>
            <w:r w:rsidRPr="00CD29EA">
              <w:rPr>
                <w:rFonts w:ascii="Arial" w:eastAsia="Times New Roman" w:hAnsi="Arial" w:cs="Arial"/>
                <w:color w:val="006100"/>
              </w:rPr>
              <w:t> </w:t>
            </w:r>
          </w:p>
        </w:tc>
        <w:tc>
          <w:tcPr>
            <w:tcW w:w="524" w:type="dxa"/>
            <w:tcBorders>
              <w:top w:val="nil"/>
              <w:left w:val="nil"/>
              <w:bottom w:val="single" w:sz="4" w:space="0" w:color="auto"/>
              <w:right w:val="single" w:sz="4" w:space="0" w:color="auto"/>
            </w:tcBorders>
            <w:shd w:val="clear" w:color="auto" w:fill="auto"/>
            <w:noWrap/>
            <w:vAlign w:val="bottom"/>
            <w:hideMark/>
          </w:tcPr>
          <w:p w14:paraId="16FCF3DE"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0124396F"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65BC0A2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79DD4D4E"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auto" w:fill="auto"/>
            <w:noWrap/>
            <w:vAlign w:val="bottom"/>
            <w:hideMark/>
          </w:tcPr>
          <w:p w14:paraId="39EBB348"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22499412"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7BC231E1"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64007F8B"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0229EC9D"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1E0B93ED"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EF79B"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Diagrama geral</w:t>
            </w:r>
          </w:p>
        </w:tc>
        <w:tc>
          <w:tcPr>
            <w:tcW w:w="755" w:type="dxa"/>
            <w:tcBorders>
              <w:top w:val="nil"/>
              <w:left w:val="nil"/>
              <w:bottom w:val="single" w:sz="4" w:space="0" w:color="auto"/>
              <w:right w:val="single" w:sz="4" w:space="0" w:color="auto"/>
            </w:tcBorders>
            <w:shd w:val="clear" w:color="auto" w:fill="auto"/>
            <w:noWrap/>
            <w:vAlign w:val="bottom"/>
            <w:hideMark/>
          </w:tcPr>
          <w:p w14:paraId="4EEDA317" w14:textId="77777777" w:rsidR="00C77E01" w:rsidRPr="00CD29EA" w:rsidRDefault="00C77E01" w:rsidP="00C77E01">
            <w:pPr>
              <w:spacing w:after="0" w:line="240" w:lineRule="auto"/>
              <w:jc w:val="center"/>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0D968286"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621A080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000000" w:fill="C6EFCE"/>
            <w:noWrap/>
            <w:vAlign w:val="bottom"/>
            <w:hideMark/>
          </w:tcPr>
          <w:p w14:paraId="1BB1C01E" w14:textId="77777777" w:rsidR="00C77E01" w:rsidRPr="00CD29EA" w:rsidRDefault="00C77E01" w:rsidP="00C77E01">
            <w:pPr>
              <w:spacing w:after="0" w:line="240" w:lineRule="auto"/>
              <w:rPr>
                <w:rFonts w:ascii="Arial" w:eastAsia="Times New Roman" w:hAnsi="Arial" w:cs="Arial"/>
                <w:color w:val="006100"/>
              </w:rPr>
            </w:pPr>
            <w:r w:rsidRPr="00CD29EA">
              <w:rPr>
                <w:rFonts w:ascii="Arial" w:eastAsia="Times New Roman" w:hAnsi="Arial" w:cs="Arial"/>
                <w:color w:val="006100"/>
              </w:rPr>
              <w:t> </w:t>
            </w:r>
          </w:p>
        </w:tc>
        <w:tc>
          <w:tcPr>
            <w:tcW w:w="517" w:type="dxa"/>
            <w:tcBorders>
              <w:top w:val="nil"/>
              <w:left w:val="nil"/>
              <w:bottom w:val="single" w:sz="4" w:space="0" w:color="auto"/>
              <w:right w:val="single" w:sz="4" w:space="0" w:color="auto"/>
            </w:tcBorders>
            <w:shd w:val="clear" w:color="auto" w:fill="auto"/>
            <w:noWrap/>
            <w:vAlign w:val="bottom"/>
            <w:hideMark/>
          </w:tcPr>
          <w:p w14:paraId="0D2409C1"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A96F633"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4C6FC823"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auto" w:fill="auto"/>
            <w:noWrap/>
            <w:vAlign w:val="bottom"/>
            <w:hideMark/>
          </w:tcPr>
          <w:p w14:paraId="775DB6BC"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61384A33"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478362C4"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1670C3AF"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7F0FD92D"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12681929"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6B940"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Diagrama de compone</w:t>
            </w:r>
            <w:r w:rsidRPr="00445DFE">
              <w:rPr>
                <w:rFonts w:ascii="Arial" w:eastAsia="Times New Roman" w:hAnsi="Arial" w:cs="Arial"/>
                <w:b/>
                <w:bCs/>
                <w:color w:val="000000"/>
                <w:sz w:val="24"/>
                <w:szCs w:val="24"/>
              </w:rPr>
              <w:t>n</w:t>
            </w:r>
            <w:r w:rsidRPr="00CD29EA">
              <w:rPr>
                <w:rFonts w:ascii="Arial" w:eastAsia="Times New Roman" w:hAnsi="Arial" w:cs="Arial"/>
                <w:b/>
                <w:bCs/>
                <w:color w:val="000000"/>
                <w:sz w:val="24"/>
                <w:szCs w:val="24"/>
              </w:rPr>
              <w:t>tes</w:t>
            </w:r>
          </w:p>
        </w:tc>
        <w:tc>
          <w:tcPr>
            <w:tcW w:w="755" w:type="dxa"/>
            <w:tcBorders>
              <w:top w:val="nil"/>
              <w:left w:val="nil"/>
              <w:bottom w:val="single" w:sz="4" w:space="0" w:color="auto"/>
              <w:right w:val="single" w:sz="4" w:space="0" w:color="auto"/>
            </w:tcBorders>
            <w:shd w:val="clear" w:color="auto" w:fill="auto"/>
            <w:noWrap/>
            <w:vAlign w:val="bottom"/>
            <w:hideMark/>
          </w:tcPr>
          <w:p w14:paraId="776D9108"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4161D65E"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6169B4BB"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000000" w:fill="C6EFCE"/>
            <w:noWrap/>
            <w:vAlign w:val="bottom"/>
            <w:hideMark/>
          </w:tcPr>
          <w:p w14:paraId="2F4748F2" w14:textId="77777777" w:rsidR="00C77E01" w:rsidRPr="00CD29EA" w:rsidRDefault="00C77E01" w:rsidP="00C77E01">
            <w:pPr>
              <w:spacing w:after="0" w:line="240" w:lineRule="auto"/>
              <w:rPr>
                <w:rFonts w:ascii="Arial" w:eastAsia="Times New Roman" w:hAnsi="Arial" w:cs="Arial"/>
                <w:color w:val="006100"/>
              </w:rPr>
            </w:pPr>
            <w:r w:rsidRPr="00CD29EA">
              <w:rPr>
                <w:rFonts w:ascii="Arial" w:eastAsia="Times New Roman" w:hAnsi="Arial" w:cs="Arial"/>
                <w:color w:val="006100"/>
              </w:rPr>
              <w:t> </w:t>
            </w:r>
          </w:p>
        </w:tc>
        <w:tc>
          <w:tcPr>
            <w:tcW w:w="517" w:type="dxa"/>
            <w:tcBorders>
              <w:top w:val="nil"/>
              <w:left w:val="nil"/>
              <w:bottom w:val="single" w:sz="4" w:space="0" w:color="auto"/>
              <w:right w:val="single" w:sz="4" w:space="0" w:color="auto"/>
            </w:tcBorders>
            <w:shd w:val="clear" w:color="auto" w:fill="auto"/>
            <w:noWrap/>
            <w:vAlign w:val="bottom"/>
            <w:hideMark/>
          </w:tcPr>
          <w:p w14:paraId="5CC62BAD"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9867BCB"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7747DC75"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auto" w:fill="auto"/>
            <w:noWrap/>
            <w:vAlign w:val="bottom"/>
            <w:hideMark/>
          </w:tcPr>
          <w:p w14:paraId="1AE159CF"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523F23DA"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5B4F513D"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0CEC7258"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65EB63FF"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5CD896A6"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A0679"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Diagrama de pacotes</w:t>
            </w:r>
          </w:p>
        </w:tc>
        <w:tc>
          <w:tcPr>
            <w:tcW w:w="755" w:type="dxa"/>
            <w:tcBorders>
              <w:top w:val="nil"/>
              <w:left w:val="nil"/>
              <w:bottom w:val="single" w:sz="4" w:space="0" w:color="auto"/>
              <w:right w:val="single" w:sz="4" w:space="0" w:color="auto"/>
            </w:tcBorders>
            <w:shd w:val="clear" w:color="auto" w:fill="auto"/>
            <w:noWrap/>
            <w:vAlign w:val="bottom"/>
            <w:hideMark/>
          </w:tcPr>
          <w:p w14:paraId="35F71BDC"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63F4A0D5"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ACB0A62"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14:paraId="1A5A26DF"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000000" w:fill="C6EFCE"/>
            <w:noWrap/>
            <w:vAlign w:val="bottom"/>
            <w:hideMark/>
          </w:tcPr>
          <w:p w14:paraId="0F92079D" w14:textId="77777777" w:rsidR="00C77E01" w:rsidRPr="00CD29EA" w:rsidRDefault="00C77E01" w:rsidP="00C77E01">
            <w:pPr>
              <w:spacing w:after="0" w:line="240" w:lineRule="auto"/>
              <w:rPr>
                <w:rFonts w:ascii="Arial" w:eastAsia="Times New Roman" w:hAnsi="Arial" w:cs="Arial"/>
                <w:color w:val="006100"/>
              </w:rPr>
            </w:pPr>
            <w:r w:rsidRPr="00CD29EA">
              <w:rPr>
                <w:rFonts w:ascii="Arial" w:eastAsia="Times New Roman" w:hAnsi="Arial" w:cs="Arial"/>
                <w:color w:val="006100"/>
              </w:rPr>
              <w:t> </w:t>
            </w:r>
          </w:p>
        </w:tc>
        <w:tc>
          <w:tcPr>
            <w:tcW w:w="517" w:type="dxa"/>
            <w:tcBorders>
              <w:top w:val="nil"/>
              <w:left w:val="nil"/>
              <w:bottom w:val="single" w:sz="4" w:space="0" w:color="auto"/>
              <w:right w:val="single" w:sz="4" w:space="0" w:color="auto"/>
            </w:tcBorders>
            <w:shd w:val="clear" w:color="auto" w:fill="auto"/>
            <w:noWrap/>
            <w:vAlign w:val="bottom"/>
            <w:hideMark/>
          </w:tcPr>
          <w:p w14:paraId="703ADA43"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1CD44071"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auto" w:fill="auto"/>
            <w:noWrap/>
            <w:vAlign w:val="bottom"/>
            <w:hideMark/>
          </w:tcPr>
          <w:p w14:paraId="15B8EB85"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72301731"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39F6B6C0"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48CDB8A5"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17316411"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7BB5A0A5"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83A2A"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Análise de riscos</w:t>
            </w:r>
          </w:p>
        </w:tc>
        <w:tc>
          <w:tcPr>
            <w:tcW w:w="755" w:type="dxa"/>
            <w:tcBorders>
              <w:top w:val="nil"/>
              <w:left w:val="nil"/>
              <w:bottom w:val="single" w:sz="4" w:space="0" w:color="auto"/>
              <w:right w:val="single" w:sz="4" w:space="0" w:color="auto"/>
            </w:tcBorders>
            <w:shd w:val="clear" w:color="auto" w:fill="auto"/>
            <w:noWrap/>
            <w:vAlign w:val="bottom"/>
            <w:hideMark/>
          </w:tcPr>
          <w:p w14:paraId="487C519F"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64541E0C"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0A1191AC"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14:paraId="5F0E28C2"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D3E79F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000000" w:fill="C6EFCE"/>
            <w:noWrap/>
            <w:vAlign w:val="bottom"/>
            <w:hideMark/>
          </w:tcPr>
          <w:p w14:paraId="20D8AF67" w14:textId="77777777" w:rsidR="00C77E01" w:rsidRPr="00CD29EA" w:rsidRDefault="00C77E01" w:rsidP="00C77E01">
            <w:pPr>
              <w:spacing w:after="0" w:line="240" w:lineRule="auto"/>
              <w:rPr>
                <w:rFonts w:ascii="Arial" w:eastAsia="Times New Roman" w:hAnsi="Arial" w:cs="Arial"/>
                <w:color w:val="006100"/>
              </w:rPr>
            </w:pPr>
            <w:r w:rsidRPr="00CD29EA">
              <w:rPr>
                <w:rFonts w:ascii="Arial" w:eastAsia="Times New Roman" w:hAnsi="Arial" w:cs="Arial"/>
                <w:color w:val="0061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3CDB346"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auto" w:fill="auto"/>
            <w:noWrap/>
            <w:vAlign w:val="bottom"/>
            <w:hideMark/>
          </w:tcPr>
          <w:p w14:paraId="75634863"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7CDCF47F"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439CBA20"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6E9D3F8E"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219C13F0"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4EEC64AC"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0DE92"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Prototipação de telas</w:t>
            </w:r>
          </w:p>
        </w:tc>
        <w:tc>
          <w:tcPr>
            <w:tcW w:w="755" w:type="dxa"/>
            <w:tcBorders>
              <w:top w:val="nil"/>
              <w:left w:val="nil"/>
              <w:bottom w:val="single" w:sz="4" w:space="0" w:color="auto"/>
              <w:right w:val="single" w:sz="4" w:space="0" w:color="auto"/>
            </w:tcBorders>
            <w:shd w:val="clear" w:color="auto" w:fill="auto"/>
            <w:noWrap/>
            <w:vAlign w:val="bottom"/>
            <w:hideMark/>
          </w:tcPr>
          <w:p w14:paraId="2AC727A2"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5484C38"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1A0CD12"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14:paraId="00E80562"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60232BE9"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40586309"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000000" w:fill="C6EFCE"/>
            <w:noWrap/>
            <w:vAlign w:val="bottom"/>
            <w:hideMark/>
          </w:tcPr>
          <w:p w14:paraId="19DC29F6" w14:textId="77777777" w:rsidR="00C77E01" w:rsidRPr="00CD29EA" w:rsidRDefault="00C77E01" w:rsidP="00C77E01">
            <w:pPr>
              <w:spacing w:after="0" w:line="240" w:lineRule="auto"/>
              <w:rPr>
                <w:rFonts w:ascii="Arial" w:eastAsia="Times New Roman" w:hAnsi="Arial" w:cs="Arial"/>
                <w:color w:val="006100"/>
              </w:rPr>
            </w:pPr>
            <w:r w:rsidRPr="00CD29EA">
              <w:rPr>
                <w:rFonts w:ascii="Arial" w:eastAsia="Times New Roman" w:hAnsi="Arial" w:cs="Arial"/>
                <w:color w:val="006100"/>
              </w:rPr>
              <w:t> </w:t>
            </w:r>
          </w:p>
        </w:tc>
        <w:tc>
          <w:tcPr>
            <w:tcW w:w="526" w:type="dxa"/>
            <w:tcBorders>
              <w:top w:val="nil"/>
              <w:left w:val="nil"/>
              <w:bottom w:val="single" w:sz="4" w:space="0" w:color="auto"/>
              <w:right w:val="single" w:sz="4" w:space="0" w:color="auto"/>
            </w:tcBorders>
            <w:shd w:val="clear" w:color="auto" w:fill="auto"/>
            <w:noWrap/>
            <w:vAlign w:val="bottom"/>
            <w:hideMark/>
          </w:tcPr>
          <w:p w14:paraId="2E42861B"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491F7514"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56DB4DBE"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364244D2"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2756FB1E"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5F569F7C"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EEBDB"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Implementação de telas</w:t>
            </w:r>
          </w:p>
        </w:tc>
        <w:tc>
          <w:tcPr>
            <w:tcW w:w="755" w:type="dxa"/>
            <w:tcBorders>
              <w:top w:val="nil"/>
              <w:left w:val="nil"/>
              <w:bottom w:val="single" w:sz="4" w:space="0" w:color="auto"/>
              <w:right w:val="single" w:sz="4" w:space="0" w:color="auto"/>
            </w:tcBorders>
            <w:shd w:val="clear" w:color="auto" w:fill="auto"/>
            <w:noWrap/>
            <w:vAlign w:val="bottom"/>
            <w:hideMark/>
          </w:tcPr>
          <w:p w14:paraId="4C0B147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601BEB65"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2A22724F"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14:paraId="06881AC4"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2E77916B"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C1282E6"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2D3480E8"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000000" w:fill="FFC7CE"/>
            <w:noWrap/>
            <w:vAlign w:val="bottom"/>
            <w:hideMark/>
          </w:tcPr>
          <w:p w14:paraId="52420578" w14:textId="77777777" w:rsidR="00C77E01" w:rsidRPr="00CD29EA" w:rsidRDefault="00C77E01" w:rsidP="00C77E01">
            <w:pPr>
              <w:spacing w:after="0" w:line="240" w:lineRule="auto"/>
              <w:rPr>
                <w:rFonts w:ascii="Arial" w:eastAsia="Times New Roman" w:hAnsi="Arial" w:cs="Arial"/>
                <w:color w:val="9C0006"/>
              </w:rPr>
            </w:pPr>
            <w:r w:rsidRPr="00CD29EA">
              <w:rPr>
                <w:rFonts w:ascii="Arial" w:eastAsia="Times New Roman" w:hAnsi="Arial" w:cs="Arial"/>
                <w:color w:val="9C0006"/>
              </w:rPr>
              <w:t> </w:t>
            </w:r>
          </w:p>
        </w:tc>
        <w:tc>
          <w:tcPr>
            <w:tcW w:w="571" w:type="dxa"/>
            <w:tcBorders>
              <w:top w:val="nil"/>
              <w:left w:val="nil"/>
              <w:bottom w:val="single" w:sz="4" w:space="0" w:color="auto"/>
              <w:right w:val="single" w:sz="4" w:space="0" w:color="auto"/>
            </w:tcBorders>
            <w:shd w:val="clear" w:color="auto" w:fill="auto"/>
            <w:noWrap/>
            <w:vAlign w:val="bottom"/>
            <w:hideMark/>
          </w:tcPr>
          <w:p w14:paraId="49D8A77B"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179E0030"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2379F77F"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1918969C"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705C7F42"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13676"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Implementação do código</w:t>
            </w:r>
          </w:p>
        </w:tc>
        <w:tc>
          <w:tcPr>
            <w:tcW w:w="755" w:type="dxa"/>
            <w:tcBorders>
              <w:top w:val="nil"/>
              <w:left w:val="nil"/>
              <w:bottom w:val="single" w:sz="4" w:space="0" w:color="auto"/>
              <w:right w:val="single" w:sz="4" w:space="0" w:color="auto"/>
            </w:tcBorders>
            <w:shd w:val="clear" w:color="auto" w:fill="auto"/>
            <w:noWrap/>
            <w:vAlign w:val="bottom"/>
            <w:hideMark/>
          </w:tcPr>
          <w:p w14:paraId="1002FB4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5D6D8A6F"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4E64A967"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14:paraId="06C3AF89"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1C31C974"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D0A20D6"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489A8656"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000000" w:fill="FFC7CE"/>
            <w:noWrap/>
            <w:vAlign w:val="bottom"/>
            <w:hideMark/>
          </w:tcPr>
          <w:p w14:paraId="6B206DDA" w14:textId="77777777" w:rsidR="00C77E01" w:rsidRPr="00CD29EA" w:rsidRDefault="00C77E01" w:rsidP="00C77E01">
            <w:pPr>
              <w:spacing w:after="0" w:line="240" w:lineRule="auto"/>
              <w:rPr>
                <w:rFonts w:ascii="Arial" w:eastAsia="Times New Roman" w:hAnsi="Arial" w:cs="Arial"/>
                <w:color w:val="9C0006"/>
              </w:rPr>
            </w:pPr>
            <w:r w:rsidRPr="00CD29EA">
              <w:rPr>
                <w:rFonts w:ascii="Arial" w:eastAsia="Times New Roman" w:hAnsi="Arial" w:cs="Arial"/>
                <w:color w:val="9C0006"/>
              </w:rPr>
              <w:t> </w:t>
            </w:r>
          </w:p>
        </w:tc>
        <w:tc>
          <w:tcPr>
            <w:tcW w:w="571" w:type="dxa"/>
            <w:tcBorders>
              <w:top w:val="nil"/>
              <w:left w:val="nil"/>
              <w:bottom w:val="single" w:sz="4" w:space="0" w:color="auto"/>
              <w:right w:val="single" w:sz="4" w:space="0" w:color="auto"/>
            </w:tcBorders>
            <w:shd w:val="clear" w:color="000000" w:fill="FFC7CE"/>
            <w:noWrap/>
            <w:vAlign w:val="bottom"/>
            <w:hideMark/>
          </w:tcPr>
          <w:p w14:paraId="56233184" w14:textId="77777777" w:rsidR="00C77E01" w:rsidRPr="00CD29EA" w:rsidRDefault="00C77E01" w:rsidP="00C77E01">
            <w:pPr>
              <w:spacing w:after="0" w:line="240" w:lineRule="auto"/>
              <w:rPr>
                <w:rFonts w:ascii="Arial" w:eastAsia="Times New Roman" w:hAnsi="Arial" w:cs="Arial"/>
                <w:color w:val="9C0006"/>
              </w:rPr>
            </w:pPr>
            <w:r w:rsidRPr="00CD29EA">
              <w:rPr>
                <w:rFonts w:ascii="Arial" w:eastAsia="Times New Roman" w:hAnsi="Arial" w:cs="Arial"/>
                <w:color w:val="9C0006"/>
              </w:rPr>
              <w:t> </w:t>
            </w:r>
          </w:p>
        </w:tc>
        <w:tc>
          <w:tcPr>
            <w:tcW w:w="567" w:type="dxa"/>
            <w:tcBorders>
              <w:top w:val="nil"/>
              <w:left w:val="nil"/>
              <w:bottom w:val="single" w:sz="4" w:space="0" w:color="auto"/>
              <w:right w:val="single" w:sz="4" w:space="0" w:color="auto"/>
            </w:tcBorders>
            <w:shd w:val="clear" w:color="000000" w:fill="FFC7CE"/>
            <w:noWrap/>
            <w:vAlign w:val="bottom"/>
            <w:hideMark/>
          </w:tcPr>
          <w:p w14:paraId="1F2F6F65" w14:textId="77777777" w:rsidR="00C77E01" w:rsidRPr="00CD29EA" w:rsidRDefault="00C77E01" w:rsidP="00C77E01">
            <w:pPr>
              <w:spacing w:after="0" w:line="240" w:lineRule="auto"/>
              <w:rPr>
                <w:rFonts w:eastAsia="Times New Roman"/>
                <w:color w:val="9C0006"/>
              </w:rPr>
            </w:pPr>
            <w:r w:rsidRPr="00CD29EA">
              <w:rPr>
                <w:rFonts w:eastAsia="Times New Roman"/>
                <w:color w:val="9C0006"/>
              </w:rPr>
              <w:t> </w:t>
            </w:r>
          </w:p>
        </w:tc>
        <w:tc>
          <w:tcPr>
            <w:tcW w:w="567" w:type="dxa"/>
            <w:tcBorders>
              <w:top w:val="nil"/>
              <w:left w:val="nil"/>
              <w:bottom w:val="single" w:sz="4" w:space="0" w:color="auto"/>
              <w:right w:val="single" w:sz="4" w:space="0" w:color="auto"/>
            </w:tcBorders>
            <w:shd w:val="clear" w:color="auto" w:fill="auto"/>
            <w:noWrap/>
            <w:vAlign w:val="bottom"/>
            <w:hideMark/>
          </w:tcPr>
          <w:p w14:paraId="79D13261"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6986B862"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69681ED4"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B0A41"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Teste</w:t>
            </w:r>
          </w:p>
        </w:tc>
        <w:tc>
          <w:tcPr>
            <w:tcW w:w="755" w:type="dxa"/>
            <w:tcBorders>
              <w:top w:val="nil"/>
              <w:left w:val="nil"/>
              <w:bottom w:val="single" w:sz="4" w:space="0" w:color="auto"/>
              <w:right w:val="single" w:sz="4" w:space="0" w:color="auto"/>
            </w:tcBorders>
            <w:shd w:val="clear" w:color="auto" w:fill="auto"/>
            <w:noWrap/>
            <w:vAlign w:val="bottom"/>
            <w:hideMark/>
          </w:tcPr>
          <w:p w14:paraId="1C151C15"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70E31B81"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53A327D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14:paraId="353B2B75"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9FEF9A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05BB4BF7"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7D5DF83A"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auto" w:fill="auto"/>
            <w:noWrap/>
            <w:vAlign w:val="bottom"/>
            <w:hideMark/>
          </w:tcPr>
          <w:p w14:paraId="1908BD7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7F58289B"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000000" w:fill="FFC7CE"/>
            <w:noWrap/>
            <w:vAlign w:val="bottom"/>
            <w:hideMark/>
          </w:tcPr>
          <w:p w14:paraId="741AC7FA" w14:textId="77777777" w:rsidR="00C77E01" w:rsidRPr="00CD29EA" w:rsidRDefault="00C77E01" w:rsidP="00C77E01">
            <w:pPr>
              <w:spacing w:after="0" w:line="240" w:lineRule="auto"/>
              <w:rPr>
                <w:rFonts w:eastAsia="Times New Roman"/>
                <w:color w:val="9C0006"/>
              </w:rPr>
            </w:pPr>
            <w:r w:rsidRPr="00CD29EA">
              <w:rPr>
                <w:rFonts w:eastAsia="Times New Roman"/>
                <w:color w:val="9C0006"/>
              </w:rPr>
              <w:t> </w:t>
            </w:r>
          </w:p>
        </w:tc>
        <w:tc>
          <w:tcPr>
            <w:tcW w:w="567" w:type="dxa"/>
            <w:tcBorders>
              <w:top w:val="nil"/>
              <w:left w:val="nil"/>
              <w:bottom w:val="single" w:sz="4" w:space="0" w:color="auto"/>
              <w:right w:val="single" w:sz="4" w:space="0" w:color="auto"/>
            </w:tcBorders>
            <w:shd w:val="clear" w:color="auto" w:fill="auto"/>
            <w:noWrap/>
            <w:vAlign w:val="bottom"/>
            <w:hideMark/>
          </w:tcPr>
          <w:p w14:paraId="4276C3D2"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61432ED2"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r w:rsidR="00C77E01" w:rsidRPr="00CD29EA" w14:paraId="24B826BE" w14:textId="77777777" w:rsidTr="00C77E01">
        <w:trPr>
          <w:trHeight w:val="206"/>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3A479" w14:textId="77777777" w:rsidR="00C77E01" w:rsidRPr="00CD29EA" w:rsidRDefault="00C77E01" w:rsidP="00C77E01">
            <w:pPr>
              <w:spacing w:after="0" w:line="240" w:lineRule="auto"/>
              <w:rPr>
                <w:rFonts w:ascii="Arial" w:eastAsia="Times New Roman" w:hAnsi="Arial" w:cs="Arial"/>
                <w:b/>
                <w:bCs/>
                <w:color w:val="000000"/>
                <w:sz w:val="24"/>
                <w:szCs w:val="24"/>
              </w:rPr>
            </w:pPr>
            <w:r w:rsidRPr="00CD29EA">
              <w:rPr>
                <w:rFonts w:ascii="Arial" w:eastAsia="Times New Roman" w:hAnsi="Arial" w:cs="Arial"/>
                <w:b/>
                <w:bCs/>
                <w:color w:val="000000"/>
                <w:sz w:val="24"/>
                <w:szCs w:val="24"/>
              </w:rPr>
              <w:t>Entrega do produto</w:t>
            </w:r>
          </w:p>
        </w:tc>
        <w:tc>
          <w:tcPr>
            <w:tcW w:w="755" w:type="dxa"/>
            <w:tcBorders>
              <w:top w:val="nil"/>
              <w:left w:val="nil"/>
              <w:bottom w:val="single" w:sz="4" w:space="0" w:color="auto"/>
              <w:right w:val="single" w:sz="4" w:space="0" w:color="auto"/>
            </w:tcBorders>
            <w:shd w:val="clear" w:color="auto" w:fill="auto"/>
            <w:noWrap/>
            <w:vAlign w:val="bottom"/>
            <w:hideMark/>
          </w:tcPr>
          <w:p w14:paraId="2179A0A8"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521519AF"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0E872173"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14:paraId="711AE834"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304B1245"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4B08B2D0"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17" w:type="dxa"/>
            <w:tcBorders>
              <w:top w:val="nil"/>
              <w:left w:val="nil"/>
              <w:bottom w:val="single" w:sz="4" w:space="0" w:color="auto"/>
              <w:right w:val="single" w:sz="4" w:space="0" w:color="auto"/>
            </w:tcBorders>
            <w:shd w:val="clear" w:color="auto" w:fill="auto"/>
            <w:noWrap/>
            <w:vAlign w:val="bottom"/>
            <w:hideMark/>
          </w:tcPr>
          <w:p w14:paraId="27C0B5EC"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26" w:type="dxa"/>
            <w:tcBorders>
              <w:top w:val="nil"/>
              <w:left w:val="nil"/>
              <w:bottom w:val="single" w:sz="4" w:space="0" w:color="auto"/>
              <w:right w:val="single" w:sz="4" w:space="0" w:color="auto"/>
            </w:tcBorders>
            <w:shd w:val="clear" w:color="auto" w:fill="auto"/>
            <w:noWrap/>
            <w:vAlign w:val="bottom"/>
            <w:hideMark/>
          </w:tcPr>
          <w:p w14:paraId="270FE8D7"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71" w:type="dxa"/>
            <w:tcBorders>
              <w:top w:val="nil"/>
              <w:left w:val="nil"/>
              <w:bottom w:val="single" w:sz="4" w:space="0" w:color="auto"/>
              <w:right w:val="single" w:sz="4" w:space="0" w:color="auto"/>
            </w:tcBorders>
            <w:shd w:val="clear" w:color="auto" w:fill="auto"/>
            <w:noWrap/>
            <w:vAlign w:val="bottom"/>
            <w:hideMark/>
          </w:tcPr>
          <w:p w14:paraId="28644C3C" w14:textId="77777777" w:rsidR="00C77E01" w:rsidRPr="00CD29EA" w:rsidRDefault="00C77E01" w:rsidP="00C77E01">
            <w:pPr>
              <w:spacing w:after="0" w:line="240" w:lineRule="auto"/>
              <w:rPr>
                <w:rFonts w:ascii="Arial" w:eastAsia="Times New Roman" w:hAnsi="Arial" w:cs="Arial"/>
                <w:color w:val="000000"/>
              </w:rPr>
            </w:pPr>
            <w:r w:rsidRPr="00CD29EA">
              <w:rPr>
                <w:rFonts w:ascii="Arial" w:eastAsia="Times New Roman" w:hAnsi="Arial" w:cs="Arial"/>
                <w:color w:val="000000"/>
              </w:rPr>
              <w:t> </w:t>
            </w:r>
          </w:p>
        </w:tc>
        <w:tc>
          <w:tcPr>
            <w:tcW w:w="567" w:type="dxa"/>
            <w:tcBorders>
              <w:top w:val="nil"/>
              <w:left w:val="nil"/>
              <w:bottom w:val="single" w:sz="4" w:space="0" w:color="auto"/>
              <w:right w:val="single" w:sz="4" w:space="0" w:color="auto"/>
            </w:tcBorders>
            <w:shd w:val="clear" w:color="auto" w:fill="auto"/>
            <w:noWrap/>
            <w:vAlign w:val="bottom"/>
            <w:hideMark/>
          </w:tcPr>
          <w:p w14:paraId="2ACD6241"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c>
          <w:tcPr>
            <w:tcW w:w="567" w:type="dxa"/>
            <w:tcBorders>
              <w:top w:val="nil"/>
              <w:left w:val="nil"/>
              <w:bottom w:val="single" w:sz="4" w:space="0" w:color="auto"/>
              <w:right w:val="single" w:sz="4" w:space="0" w:color="auto"/>
            </w:tcBorders>
            <w:shd w:val="clear" w:color="000000" w:fill="FFC7CE"/>
            <w:noWrap/>
            <w:vAlign w:val="bottom"/>
            <w:hideMark/>
          </w:tcPr>
          <w:p w14:paraId="243F23E4" w14:textId="77777777" w:rsidR="00C77E01" w:rsidRPr="00CD29EA" w:rsidRDefault="00C77E01" w:rsidP="00C77E01">
            <w:pPr>
              <w:spacing w:after="0" w:line="240" w:lineRule="auto"/>
              <w:rPr>
                <w:rFonts w:eastAsia="Times New Roman"/>
                <w:color w:val="9C0006"/>
              </w:rPr>
            </w:pPr>
            <w:r w:rsidRPr="00CD29EA">
              <w:rPr>
                <w:rFonts w:eastAsia="Times New Roman"/>
                <w:color w:val="9C0006"/>
              </w:rPr>
              <w:t> </w:t>
            </w:r>
          </w:p>
        </w:tc>
        <w:tc>
          <w:tcPr>
            <w:tcW w:w="851" w:type="dxa"/>
            <w:tcBorders>
              <w:top w:val="nil"/>
              <w:left w:val="nil"/>
              <w:bottom w:val="single" w:sz="4" w:space="0" w:color="auto"/>
              <w:right w:val="single" w:sz="4" w:space="0" w:color="auto"/>
            </w:tcBorders>
            <w:shd w:val="clear" w:color="auto" w:fill="auto"/>
            <w:noWrap/>
            <w:vAlign w:val="bottom"/>
            <w:hideMark/>
          </w:tcPr>
          <w:p w14:paraId="2550B839" w14:textId="77777777" w:rsidR="00C77E01" w:rsidRPr="00CD29EA" w:rsidRDefault="00C77E01" w:rsidP="00C77E01">
            <w:pPr>
              <w:spacing w:after="0" w:line="240" w:lineRule="auto"/>
              <w:rPr>
                <w:rFonts w:eastAsia="Times New Roman"/>
                <w:color w:val="000000"/>
              </w:rPr>
            </w:pPr>
            <w:r w:rsidRPr="00CD29EA">
              <w:rPr>
                <w:rFonts w:eastAsia="Times New Roman"/>
                <w:color w:val="000000"/>
              </w:rPr>
              <w:t> </w:t>
            </w:r>
          </w:p>
        </w:tc>
      </w:tr>
    </w:tbl>
    <w:p w14:paraId="02B73E01" w14:textId="76D97C1A" w:rsidR="632953C2" w:rsidRDefault="632953C2" w:rsidP="632953C2">
      <w:pPr>
        <w:jc w:val="both"/>
        <w:rPr>
          <w:rFonts w:ascii="Arial" w:eastAsia="Arial" w:hAnsi="Arial" w:cs="Arial"/>
          <w:b/>
          <w:bCs/>
          <w:sz w:val="24"/>
          <w:szCs w:val="24"/>
        </w:rPr>
      </w:pPr>
    </w:p>
    <w:p w14:paraId="1E243C34" w14:textId="21A12402" w:rsidR="632953C2" w:rsidRPr="00C77E01" w:rsidRDefault="00C77E01" w:rsidP="00C77E01">
      <w:pPr>
        <w:jc w:val="center"/>
        <w:rPr>
          <w:rFonts w:ascii="Arial" w:eastAsia="Arial" w:hAnsi="Arial" w:cs="Arial"/>
          <w:b/>
          <w:bCs/>
          <w:sz w:val="20"/>
          <w:szCs w:val="20"/>
        </w:rPr>
      </w:pPr>
      <w:r w:rsidRPr="00C77E01">
        <w:rPr>
          <w:rFonts w:ascii="Arial" w:eastAsia="Arial" w:hAnsi="Arial" w:cs="Arial"/>
          <w:b/>
          <w:bCs/>
          <w:sz w:val="20"/>
          <w:szCs w:val="20"/>
        </w:rPr>
        <w:t xml:space="preserve">Quadro 6 </w:t>
      </w:r>
      <w:r w:rsidRPr="00C77E01">
        <w:rPr>
          <w:rFonts w:ascii="Arial" w:eastAsia="Arial" w:hAnsi="Arial" w:cs="Arial"/>
          <w:sz w:val="20"/>
          <w:szCs w:val="20"/>
        </w:rPr>
        <w:t>– Cronograma de desenvolvimento do sistema</w:t>
      </w:r>
    </w:p>
    <w:p w14:paraId="24A1521E" w14:textId="57F81204" w:rsidR="632953C2" w:rsidRDefault="632953C2" w:rsidP="632953C2">
      <w:pPr>
        <w:jc w:val="both"/>
        <w:rPr>
          <w:rFonts w:ascii="Arial" w:eastAsia="Arial" w:hAnsi="Arial" w:cs="Arial"/>
          <w:b/>
          <w:bCs/>
          <w:sz w:val="24"/>
          <w:szCs w:val="24"/>
        </w:rPr>
      </w:pPr>
    </w:p>
    <w:p w14:paraId="58A50E61" w14:textId="2342880E" w:rsidR="632953C2" w:rsidRDefault="632953C2" w:rsidP="632953C2">
      <w:pPr>
        <w:jc w:val="both"/>
        <w:rPr>
          <w:rFonts w:ascii="Arial" w:eastAsia="Arial" w:hAnsi="Arial" w:cs="Arial"/>
          <w:b/>
          <w:bCs/>
          <w:sz w:val="24"/>
          <w:szCs w:val="24"/>
        </w:rPr>
      </w:pPr>
    </w:p>
    <w:p w14:paraId="3D04E7BD" w14:textId="0F826F83" w:rsidR="632953C2" w:rsidRDefault="632953C2" w:rsidP="632953C2">
      <w:pPr>
        <w:jc w:val="both"/>
        <w:rPr>
          <w:rFonts w:ascii="Arial" w:eastAsia="Arial" w:hAnsi="Arial" w:cs="Arial"/>
          <w:b/>
          <w:bCs/>
          <w:sz w:val="24"/>
          <w:szCs w:val="24"/>
        </w:rPr>
      </w:pPr>
    </w:p>
    <w:p w14:paraId="71AD66AF" w14:textId="46BC8FD5" w:rsidR="632953C2" w:rsidRDefault="632953C2" w:rsidP="632953C2">
      <w:pPr>
        <w:jc w:val="both"/>
        <w:rPr>
          <w:rFonts w:ascii="Arial" w:eastAsia="Arial" w:hAnsi="Arial" w:cs="Arial"/>
          <w:b/>
          <w:bCs/>
          <w:color w:val="202124"/>
          <w:sz w:val="24"/>
          <w:szCs w:val="24"/>
          <w:highlight w:val="white"/>
        </w:rPr>
      </w:pPr>
    </w:p>
    <w:sectPr w:rsidR="632953C2">
      <w:headerReference w:type="default" r:id="rId18"/>
      <w:footerReference w:type="default" r:id="rId19"/>
      <w:headerReference w:type="first" r:id="rId20"/>
      <w:footerReference w:type="first" r:id="rId21"/>
      <w:pgSz w:w="11906" w:h="16838"/>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E60A1" w14:textId="77777777" w:rsidR="005D45A8" w:rsidRDefault="005D45A8">
      <w:pPr>
        <w:spacing w:after="0" w:line="240" w:lineRule="auto"/>
      </w:pPr>
      <w:r>
        <w:separator/>
      </w:r>
    </w:p>
  </w:endnote>
  <w:endnote w:type="continuationSeparator" w:id="0">
    <w:p w14:paraId="30F34520" w14:textId="77777777" w:rsidR="005D45A8" w:rsidRDefault="005D45A8">
      <w:pPr>
        <w:spacing w:after="0" w:line="240" w:lineRule="auto"/>
      </w:pPr>
      <w:r>
        <w:continuationSeparator/>
      </w:r>
    </w:p>
  </w:endnote>
  <w:endnote w:type="continuationNotice" w:id="1">
    <w:p w14:paraId="10F81BED" w14:textId="77777777" w:rsidR="005D45A8" w:rsidRDefault="005D45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2A6DD" w14:textId="77777777" w:rsidR="00A744A4" w:rsidRDefault="00A744A4">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26846A7" w14:textId="77777777" w:rsidR="00A744A4" w:rsidRDefault="00A744A4">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25268" w14:textId="77777777" w:rsidR="00A744A4" w:rsidRDefault="00A744A4">
    <w:pPr>
      <w:pBdr>
        <w:top w:val="nil"/>
        <w:left w:val="nil"/>
        <w:bottom w:val="nil"/>
        <w:right w:val="nil"/>
        <w:between w:val="nil"/>
      </w:pBdr>
      <w:tabs>
        <w:tab w:val="center" w:pos="4252"/>
        <w:tab w:val="right" w:pos="8504"/>
      </w:tabs>
      <w:spacing w:after="0" w:line="240" w:lineRule="auto"/>
      <w:jc w:val="center"/>
      <w:rPr>
        <w:color w:val="000000"/>
      </w:rPr>
    </w:pPr>
    <w:r>
      <w:rPr>
        <w:color w:val="000000"/>
      </w:rPr>
      <w:t>NOVA CRUZ-RN</w:t>
    </w:r>
  </w:p>
  <w:p w14:paraId="0FF034FA" w14:textId="77777777" w:rsidR="00A744A4" w:rsidRDefault="00A744A4">
    <w:pPr>
      <w:pBdr>
        <w:top w:val="nil"/>
        <w:left w:val="nil"/>
        <w:bottom w:val="nil"/>
        <w:right w:val="nil"/>
        <w:between w:val="nil"/>
      </w:pBdr>
      <w:tabs>
        <w:tab w:val="center" w:pos="4252"/>
        <w:tab w:val="right" w:pos="8504"/>
      </w:tabs>
      <w:spacing w:after="0" w:line="240" w:lineRule="auto"/>
      <w:jc w:val="center"/>
      <w:rPr>
        <w:color w:val="000000"/>
      </w:rPr>
    </w:pPr>
    <w:r>
      <w:rPr>
        <w:color w:val="000000"/>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14345" w14:textId="77777777" w:rsidR="005D45A8" w:rsidRDefault="005D45A8">
      <w:pPr>
        <w:spacing w:after="0" w:line="240" w:lineRule="auto"/>
      </w:pPr>
      <w:r>
        <w:separator/>
      </w:r>
    </w:p>
  </w:footnote>
  <w:footnote w:type="continuationSeparator" w:id="0">
    <w:p w14:paraId="1D0DCB90" w14:textId="77777777" w:rsidR="005D45A8" w:rsidRDefault="005D45A8">
      <w:pPr>
        <w:spacing w:after="0" w:line="240" w:lineRule="auto"/>
      </w:pPr>
      <w:r>
        <w:continuationSeparator/>
      </w:r>
    </w:p>
  </w:footnote>
  <w:footnote w:type="continuationNotice" w:id="1">
    <w:p w14:paraId="02CD8EAF" w14:textId="77777777" w:rsidR="005D45A8" w:rsidRDefault="005D45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C3D1B" w14:textId="77777777" w:rsidR="00A744A4" w:rsidRDefault="00A744A4">
    <w:pPr>
      <w:pBdr>
        <w:top w:val="nil"/>
        <w:left w:val="nil"/>
        <w:bottom w:val="nil"/>
        <w:right w:val="nil"/>
        <w:between w:val="nil"/>
      </w:pBdr>
      <w:spacing w:line="240" w:lineRule="auto"/>
      <w:rPr>
        <w:color w:val="000000"/>
      </w:rPr>
    </w:pPr>
    <w:r>
      <w:rPr>
        <w:noProof/>
      </w:rPr>
      <w:drawing>
        <wp:anchor distT="0" distB="0" distL="0" distR="0" simplePos="0" relativeHeight="251658240" behindDoc="0" locked="0" layoutInCell="1" hidden="0" allowOverlap="1" wp14:anchorId="78742722" wp14:editId="1B0E29A2">
          <wp:simplePos x="0" y="0"/>
          <wp:positionH relativeFrom="column">
            <wp:posOffset>-813434</wp:posOffset>
          </wp:positionH>
          <wp:positionV relativeFrom="paragraph">
            <wp:posOffset>-236219</wp:posOffset>
          </wp:positionV>
          <wp:extent cx="2038350" cy="933450"/>
          <wp:effectExtent l="0" t="0" r="0" b="0"/>
          <wp:wrapSquare wrapText="bothSides" distT="0" distB="0" distL="0" distR="0"/>
          <wp:docPr id="10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38350" cy="933450"/>
                  </a:xfrm>
                  <a:prstGeom prst="rect">
                    <a:avLst/>
                  </a:prstGeom>
                  <a:ln/>
                </pic:spPr>
              </pic:pic>
            </a:graphicData>
          </a:graphic>
        </wp:anchor>
      </w:drawing>
    </w:r>
  </w:p>
  <w:p w14:paraId="1A910968" w14:textId="77777777" w:rsidR="00A744A4" w:rsidRDefault="00A744A4">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6213C" w14:textId="77777777" w:rsidR="00A744A4" w:rsidRDefault="00A744A4">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0" distR="0" simplePos="0" relativeHeight="251658241" behindDoc="1" locked="0" layoutInCell="1" hidden="0" allowOverlap="1" wp14:anchorId="095FDD15" wp14:editId="7A3F97B7">
          <wp:simplePos x="0" y="0"/>
          <wp:positionH relativeFrom="column">
            <wp:posOffset>-575310</wp:posOffset>
          </wp:positionH>
          <wp:positionV relativeFrom="paragraph">
            <wp:posOffset>-231140</wp:posOffset>
          </wp:positionV>
          <wp:extent cx="2038350" cy="933450"/>
          <wp:effectExtent l="0" t="0" r="0" b="0"/>
          <wp:wrapNone/>
          <wp:docPr id="10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38350" cy="933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13BBC"/>
    <w:multiLevelType w:val="hybridMultilevel"/>
    <w:tmpl w:val="AED2248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B101B7"/>
    <w:multiLevelType w:val="hybridMultilevel"/>
    <w:tmpl w:val="10AA93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15B5E63"/>
    <w:multiLevelType w:val="hybridMultilevel"/>
    <w:tmpl w:val="4F840D6C"/>
    <w:lvl w:ilvl="0" w:tplc="FFFFFFFF">
      <w:start w:val="1"/>
      <w:numFmt w:val="decimal"/>
      <w:lvlText w:val="%1."/>
      <w:lvlJc w:val="left"/>
      <w:pPr>
        <w:ind w:left="720" w:hanging="360"/>
      </w:pPr>
      <w:rPr>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A6C194D"/>
    <w:multiLevelType w:val="hybridMultilevel"/>
    <w:tmpl w:val="77C41E0C"/>
    <w:lvl w:ilvl="0" w:tplc="EB9ED35A">
      <w:start w:val="1"/>
      <w:numFmt w:val="decimal"/>
      <w:lvlText w:val="%1."/>
      <w:lvlJc w:val="left"/>
      <w:pPr>
        <w:ind w:left="720" w:hanging="360"/>
      </w:pPr>
      <w:rPr>
        <w:b/>
        <w:bCs/>
      </w:rPr>
    </w:lvl>
    <w:lvl w:ilvl="1" w:tplc="C8ACFFDA">
      <w:start w:val="1"/>
      <w:numFmt w:val="lowerLetter"/>
      <w:lvlText w:val="%2."/>
      <w:lvlJc w:val="left"/>
      <w:pPr>
        <w:ind w:left="1440" w:hanging="360"/>
      </w:pPr>
    </w:lvl>
    <w:lvl w:ilvl="2" w:tplc="F626D3C6">
      <w:start w:val="1"/>
      <w:numFmt w:val="lowerRoman"/>
      <w:lvlText w:val="%3."/>
      <w:lvlJc w:val="right"/>
      <w:pPr>
        <w:ind w:left="2160" w:hanging="180"/>
      </w:pPr>
    </w:lvl>
    <w:lvl w:ilvl="3" w:tplc="FB7C5566">
      <w:start w:val="1"/>
      <w:numFmt w:val="decimal"/>
      <w:lvlText w:val="%4."/>
      <w:lvlJc w:val="left"/>
      <w:pPr>
        <w:ind w:left="2880" w:hanging="360"/>
      </w:pPr>
    </w:lvl>
    <w:lvl w:ilvl="4" w:tplc="980EEF2E">
      <w:start w:val="1"/>
      <w:numFmt w:val="lowerLetter"/>
      <w:lvlText w:val="%5."/>
      <w:lvlJc w:val="left"/>
      <w:pPr>
        <w:ind w:left="3600" w:hanging="360"/>
      </w:pPr>
    </w:lvl>
    <w:lvl w:ilvl="5" w:tplc="4FC6D334">
      <w:start w:val="1"/>
      <w:numFmt w:val="lowerRoman"/>
      <w:lvlText w:val="%6."/>
      <w:lvlJc w:val="right"/>
      <w:pPr>
        <w:ind w:left="4320" w:hanging="180"/>
      </w:pPr>
    </w:lvl>
    <w:lvl w:ilvl="6" w:tplc="04C2FA5A">
      <w:start w:val="1"/>
      <w:numFmt w:val="decimal"/>
      <w:lvlText w:val="%7."/>
      <w:lvlJc w:val="left"/>
      <w:pPr>
        <w:ind w:left="5040" w:hanging="360"/>
      </w:pPr>
    </w:lvl>
    <w:lvl w:ilvl="7" w:tplc="DB76F7C8">
      <w:start w:val="1"/>
      <w:numFmt w:val="lowerLetter"/>
      <w:lvlText w:val="%8."/>
      <w:lvlJc w:val="left"/>
      <w:pPr>
        <w:ind w:left="5760" w:hanging="360"/>
      </w:pPr>
    </w:lvl>
    <w:lvl w:ilvl="8" w:tplc="54E8C802">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siane Gonçalves da Silva">
    <w15:presenceInfo w15:providerId="AD" w15:userId="S::silva.lisiane@academico.ifrn.edu.br::7cf93fe2-16db-4a18-aeae-4947d727be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8D2"/>
    <w:rsid w:val="00032DCA"/>
    <w:rsid w:val="000340FB"/>
    <w:rsid w:val="00043004"/>
    <w:rsid w:val="00052081"/>
    <w:rsid w:val="00061818"/>
    <w:rsid w:val="000736BF"/>
    <w:rsid w:val="000A2205"/>
    <w:rsid w:val="001008C0"/>
    <w:rsid w:val="001009FC"/>
    <w:rsid w:val="001024EF"/>
    <w:rsid w:val="00117559"/>
    <w:rsid w:val="00174CA2"/>
    <w:rsid w:val="001A092E"/>
    <w:rsid w:val="001D49CE"/>
    <w:rsid w:val="001E032C"/>
    <w:rsid w:val="002156CF"/>
    <w:rsid w:val="0023620A"/>
    <w:rsid w:val="0024452A"/>
    <w:rsid w:val="002542D4"/>
    <w:rsid w:val="00263C5B"/>
    <w:rsid w:val="002819CE"/>
    <w:rsid w:val="00292D86"/>
    <w:rsid w:val="002C0161"/>
    <w:rsid w:val="002C10CB"/>
    <w:rsid w:val="003835EA"/>
    <w:rsid w:val="00394419"/>
    <w:rsid w:val="003C2BD9"/>
    <w:rsid w:val="00407730"/>
    <w:rsid w:val="00445DFE"/>
    <w:rsid w:val="004B26FB"/>
    <w:rsid w:val="004B56B8"/>
    <w:rsid w:val="004B6118"/>
    <w:rsid w:val="004F696F"/>
    <w:rsid w:val="0051720E"/>
    <w:rsid w:val="005836A6"/>
    <w:rsid w:val="00592C52"/>
    <w:rsid w:val="005A0475"/>
    <w:rsid w:val="005D45A8"/>
    <w:rsid w:val="005E75C7"/>
    <w:rsid w:val="005E78F7"/>
    <w:rsid w:val="00602BB5"/>
    <w:rsid w:val="0060411B"/>
    <w:rsid w:val="006110C2"/>
    <w:rsid w:val="006445DA"/>
    <w:rsid w:val="00656B34"/>
    <w:rsid w:val="006C7BB2"/>
    <w:rsid w:val="006E04F7"/>
    <w:rsid w:val="006E6948"/>
    <w:rsid w:val="00712A6B"/>
    <w:rsid w:val="00715189"/>
    <w:rsid w:val="00730928"/>
    <w:rsid w:val="007A163E"/>
    <w:rsid w:val="007B464F"/>
    <w:rsid w:val="00825E38"/>
    <w:rsid w:val="008275AB"/>
    <w:rsid w:val="008316B9"/>
    <w:rsid w:val="008432EF"/>
    <w:rsid w:val="008711EC"/>
    <w:rsid w:val="00874DEA"/>
    <w:rsid w:val="008A7E02"/>
    <w:rsid w:val="00905A69"/>
    <w:rsid w:val="00910268"/>
    <w:rsid w:val="00914561"/>
    <w:rsid w:val="009326CF"/>
    <w:rsid w:val="009421D0"/>
    <w:rsid w:val="00951618"/>
    <w:rsid w:val="0099336B"/>
    <w:rsid w:val="009F2393"/>
    <w:rsid w:val="009F58D2"/>
    <w:rsid w:val="00A046B4"/>
    <w:rsid w:val="00A17C81"/>
    <w:rsid w:val="00A30043"/>
    <w:rsid w:val="00A744A4"/>
    <w:rsid w:val="00A76103"/>
    <w:rsid w:val="00A80781"/>
    <w:rsid w:val="00AB0BDA"/>
    <w:rsid w:val="00B231AE"/>
    <w:rsid w:val="00B27FEB"/>
    <w:rsid w:val="00BB1C37"/>
    <w:rsid w:val="00BC36C1"/>
    <w:rsid w:val="00BC3B92"/>
    <w:rsid w:val="00C77E01"/>
    <w:rsid w:val="00C86F5C"/>
    <w:rsid w:val="00CA76BF"/>
    <w:rsid w:val="00CD0D08"/>
    <w:rsid w:val="00CD2BAA"/>
    <w:rsid w:val="00D24AF6"/>
    <w:rsid w:val="00D30DBE"/>
    <w:rsid w:val="00D472CB"/>
    <w:rsid w:val="00D53F16"/>
    <w:rsid w:val="00D813FF"/>
    <w:rsid w:val="00DA131B"/>
    <w:rsid w:val="00DB2D1A"/>
    <w:rsid w:val="00DC470B"/>
    <w:rsid w:val="00DC7F4A"/>
    <w:rsid w:val="00DD421F"/>
    <w:rsid w:val="00DD5E86"/>
    <w:rsid w:val="00DD6F98"/>
    <w:rsid w:val="00E12C55"/>
    <w:rsid w:val="00E21EF1"/>
    <w:rsid w:val="00E300BA"/>
    <w:rsid w:val="00E4779C"/>
    <w:rsid w:val="00E60633"/>
    <w:rsid w:val="00E760DF"/>
    <w:rsid w:val="00EA5889"/>
    <w:rsid w:val="00EA637C"/>
    <w:rsid w:val="00EA6B39"/>
    <w:rsid w:val="00EC1B32"/>
    <w:rsid w:val="00EE70CE"/>
    <w:rsid w:val="00F16568"/>
    <w:rsid w:val="00F5656C"/>
    <w:rsid w:val="00F82B67"/>
    <w:rsid w:val="03B4DD1E"/>
    <w:rsid w:val="0699E947"/>
    <w:rsid w:val="06AAE0F0"/>
    <w:rsid w:val="06AF52BF"/>
    <w:rsid w:val="07C466DD"/>
    <w:rsid w:val="0808592F"/>
    <w:rsid w:val="083F12A5"/>
    <w:rsid w:val="084D0B40"/>
    <w:rsid w:val="08FC2E20"/>
    <w:rsid w:val="09E3EFA4"/>
    <w:rsid w:val="0A1AACC2"/>
    <w:rsid w:val="0A469E0E"/>
    <w:rsid w:val="0C1E96A7"/>
    <w:rsid w:val="0DF32973"/>
    <w:rsid w:val="0E52A985"/>
    <w:rsid w:val="0ED8C077"/>
    <w:rsid w:val="0F09582A"/>
    <w:rsid w:val="10047B15"/>
    <w:rsid w:val="10CFE4A2"/>
    <w:rsid w:val="1297402F"/>
    <w:rsid w:val="13352A70"/>
    <w:rsid w:val="15058E29"/>
    <w:rsid w:val="159A1E22"/>
    <w:rsid w:val="15B85FD1"/>
    <w:rsid w:val="160097DA"/>
    <w:rsid w:val="1727AFFD"/>
    <w:rsid w:val="185CAE1C"/>
    <w:rsid w:val="19A3EB81"/>
    <w:rsid w:val="19ED2E5C"/>
    <w:rsid w:val="19FA44A6"/>
    <w:rsid w:val="1A9D5D55"/>
    <w:rsid w:val="1AAF699E"/>
    <w:rsid w:val="1B779E17"/>
    <w:rsid w:val="1D27961B"/>
    <w:rsid w:val="1D4E573B"/>
    <w:rsid w:val="1D8C07AA"/>
    <w:rsid w:val="1DFEDF3E"/>
    <w:rsid w:val="1EA96E20"/>
    <w:rsid w:val="1F66DAAD"/>
    <w:rsid w:val="1FD7D2FF"/>
    <w:rsid w:val="20B3050D"/>
    <w:rsid w:val="210582C5"/>
    <w:rsid w:val="222FC457"/>
    <w:rsid w:val="2292EAC9"/>
    <w:rsid w:val="22D8039B"/>
    <w:rsid w:val="23B79B04"/>
    <w:rsid w:val="24D0BDCE"/>
    <w:rsid w:val="25536B65"/>
    <w:rsid w:val="26F84804"/>
    <w:rsid w:val="2757154C"/>
    <w:rsid w:val="2774C449"/>
    <w:rsid w:val="27C9BC87"/>
    <w:rsid w:val="27D41710"/>
    <w:rsid w:val="284E1902"/>
    <w:rsid w:val="2BAC2CC1"/>
    <w:rsid w:val="2BF3A7B3"/>
    <w:rsid w:val="2CAD1253"/>
    <w:rsid w:val="2CED91E4"/>
    <w:rsid w:val="2D4554ED"/>
    <w:rsid w:val="2D47B2A8"/>
    <w:rsid w:val="2E001AD4"/>
    <w:rsid w:val="2EC70283"/>
    <w:rsid w:val="2F8171E0"/>
    <w:rsid w:val="2F94D90B"/>
    <w:rsid w:val="2FB566F0"/>
    <w:rsid w:val="2FE5BA98"/>
    <w:rsid w:val="302079FD"/>
    <w:rsid w:val="304879DA"/>
    <w:rsid w:val="305AAB06"/>
    <w:rsid w:val="307F1EDF"/>
    <w:rsid w:val="30EDF742"/>
    <w:rsid w:val="3162EFCB"/>
    <w:rsid w:val="3204F0EB"/>
    <w:rsid w:val="32682AFE"/>
    <w:rsid w:val="33CF75F9"/>
    <w:rsid w:val="35C00D84"/>
    <w:rsid w:val="366BCA72"/>
    <w:rsid w:val="38079AD3"/>
    <w:rsid w:val="387073C9"/>
    <w:rsid w:val="387EAB06"/>
    <w:rsid w:val="39363C20"/>
    <w:rsid w:val="39FE7B53"/>
    <w:rsid w:val="3D1B7C2A"/>
    <w:rsid w:val="3E570F5B"/>
    <w:rsid w:val="3E6716ED"/>
    <w:rsid w:val="3F6DEA0C"/>
    <w:rsid w:val="3F7E746F"/>
    <w:rsid w:val="3FBB6F96"/>
    <w:rsid w:val="3FC9AC8D"/>
    <w:rsid w:val="41573FF7"/>
    <w:rsid w:val="41CA8A96"/>
    <w:rsid w:val="42BD0923"/>
    <w:rsid w:val="43C9497E"/>
    <w:rsid w:val="446EE71B"/>
    <w:rsid w:val="45B45F6C"/>
    <w:rsid w:val="45C7C163"/>
    <w:rsid w:val="45DDCDA0"/>
    <w:rsid w:val="46616621"/>
    <w:rsid w:val="46BCDB09"/>
    <w:rsid w:val="478C6A02"/>
    <w:rsid w:val="48BA446E"/>
    <w:rsid w:val="4B0965EB"/>
    <w:rsid w:val="4B2C4EAF"/>
    <w:rsid w:val="4B4E437B"/>
    <w:rsid w:val="4BD62324"/>
    <w:rsid w:val="4D024543"/>
    <w:rsid w:val="4F8A1D31"/>
    <w:rsid w:val="508EA5DE"/>
    <w:rsid w:val="512216A0"/>
    <w:rsid w:val="51A4ABAE"/>
    <w:rsid w:val="527780F7"/>
    <w:rsid w:val="52FC8EC9"/>
    <w:rsid w:val="5337426B"/>
    <w:rsid w:val="548B5E83"/>
    <w:rsid w:val="54F7A517"/>
    <w:rsid w:val="5552D468"/>
    <w:rsid w:val="559C90B4"/>
    <w:rsid w:val="55ADD232"/>
    <w:rsid w:val="55AED72B"/>
    <w:rsid w:val="56614D3E"/>
    <w:rsid w:val="56BBE4D0"/>
    <w:rsid w:val="56D475B5"/>
    <w:rsid w:val="56E1E74E"/>
    <w:rsid w:val="58D46391"/>
    <w:rsid w:val="58E76586"/>
    <w:rsid w:val="593DF15B"/>
    <w:rsid w:val="5AE55E89"/>
    <w:rsid w:val="5BB09DAC"/>
    <w:rsid w:val="5CCD00F1"/>
    <w:rsid w:val="5CE16F20"/>
    <w:rsid w:val="5D021A49"/>
    <w:rsid w:val="5D0D442B"/>
    <w:rsid w:val="5DFA0089"/>
    <w:rsid w:val="5E8867F7"/>
    <w:rsid w:val="5EF1BE90"/>
    <w:rsid w:val="607D61B8"/>
    <w:rsid w:val="6156FDED"/>
    <w:rsid w:val="62406E16"/>
    <w:rsid w:val="6241A523"/>
    <w:rsid w:val="624B99B6"/>
    <w:rsid w:val="62846208"/>
    <w:rsid w:val="62959247"/>
    <w:rsid w:val="62984A91"/>
    <w:rsid w:val="632953C2"/>
    <w:rsid w:val="635EBF35"/>
    <w:rsid w:val="6389CE95"/>
    <w:rsid w:val="63A06B62"/>
    <w:rsid w:val="65860175"/>
    <w:rsid w:val="67307391"/>
    <w:rsid w:val="678EDDAF"/>
    <w:rsid w:val="693C358D"/>
    <w:rsid w:val="69452A80"/>
    <w:rsid w:val="6A07D950"/>
    <w:rsid w:val="6A593B27"/>
    <w:rsid w:val="6C4E1F9E"/>
    <w:rsid w:val="6C803C8C"/>
    <w:rsid w:val="6CA36C4F"/>
    <w:rsid w:val="6DF0AD9A"/>
    <w:rsid w:val="6E02E490"/>
    <w:rsid w:val="715EBC83"/>
    <w:rsid w:val="71D62C79"/>
    <w:rsid w:val="7259B10D"/>
    <w:rsid w:val="727AC5BE"/>
    <w:rsid w:val="738B3EE3"/>
    <w:rsid w:val="74B0139B"/>
    <w:rsid w:val="760DF675"/>
    <w:rsid w:val="77F403D2"/>
    <w:rsid w:val="78F7996A"/>
    <w:rsid w:val="7932E3D7"/>
    <w:rsid w:val="79EFCFED"/>
    <w:rsid w:val="7A3121D2"/>
    <w:rsid w:val="7AC13959"/>
    <w:rsid w:val="7AE9551E"/>
    <w:rsid w:val="7B0D8504"/>
    <w:rsid w:val="7CCA25D5"/>
    <w:rsid w:val="7D6F0D46"/>
    <w:rsid w:val="7D6F4017"/>
    <w:rsid w:val="7D964558"/>
    <w:rsid w:val="7F006510"/>
    <w:rsid w:val="7F418E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0D229"/>
  <w15:docId w15:val="{7CC3BA4A-736C-4771-B175-A8B43BE3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760DF"/>
    <w:pPr>
      <w:spacing w:after="0" w:line="240" w:lineRule="auto"/>
    </w:pPr>
    <w:rPr>
      <w:rFonts w:ascii="Segoe UI" w:hAnsi="Segoe UI" w:cs="Segoe UI"/>
      <w:sz w:val="18"/>
      <w:szCs w:val="18"/>
    </w:rPr>
  </w:style>
  <w:style w:type="paragraph" w:styleId="Ttulo">
    <w:name w:val="Title"/>
    <w:basedOn w:val="Normal"/>
    <w:next w:val="Normal"/>
    <w:uiPriority w:val="10"/>
    <w:qFormat/>
    <w:pPr>
      <w:keepNext/>
      <w:keepLines/>
      <w:spacing w:before="480" w:after="120"/>
    </w:pPr>
    <w:rPr>
      <w:b/>
      <w:sz w:val="72"/>
      <w:szCs w:val="72"/>
    </w:rPr>
  </w:style>
  <w:style w:type="paragraph" w:styleId="PargrafodaLista">
    <w:name w:val="List Paragraph"/>
    <w:basedOn w:val="Normal"/>
    <w:uiPriority w:val="34"/>
    <w:qFormat/>
    <w:rsid w:val="007C5F08"/>
    <w:pPr>
      <w:ind w:left="720"/>
      <w:contextualSpacing/>
    </w:pPr>
  </w:style>
  <w:style w:type="paragraph" w:styleId="Cabealho">
    <w:name w:val="header"/>
    <w:basedOn w:val="Normal"/>
    <w:link w:val="CabealhoChar"/>
    <w:uiPriority w:val="99"/>
    <w:unhideWhenUsed/>
    <w:rsid w:val="00BB476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476E"/>
  </w:style>
  <w:style w:type="paragraph" w:styleId="Rodap">
    <w:name w:val="footer"/>
    <w:basedOn w:val="Normal"/>
    <w:link w:val="RodapChar"/>
    <w:uiPriority w:val="99"/>
    <w:unhideWhenUsed/>
    <w:rsid w:val="00BB476E"/>
    <w:pPr>
      <w:tabs>
        <w:tab w:val="center" w:pos="4252"/>
        <w:tab w:val="right" w:pos="8504"/>
      </w:tabs>
      <w:spacing w:after="0" w:line="240" w:lineRule="auto"/>
    </w:pPr>
  </w:style>
  <w:style w:type="character" w:customStyle="1" w:styleId="RodapChar">
    <w:name w:val="Rodapé Char"/>
    <w:basedOn w:val="Fontepargpadro"/>
    <w:link w:val="Rodap"/>
    <w:uiPriority w:val="99"/>
    <w:rsid w:val="00BB476E"/>
  </w:style>
  <w:style w:type="table" w:styleId="Tabelacomgrade">
    <w:name w:val="Table Grid"/>
    <w:basedOn w:val="Tabelanormal"/>
    <w:uiPriority w:val="39"/>
    <w:rsid w:val="00FA3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anormal"/>
    <w:pPr>
      <w:spacing w:after="0" w:line="240" w:lineRule="auto"/>
    </w:pPr>
    <w:tblPr>
      <w:tblStyleRowBandSize w:val="1"/>
      <w:tblStyleColBandSize w:val="1"/>
      <w:tblInd w:w="0" w:type="nil"/>
    </w:tblPr>
  </w:style>
  <w:style w:type="paragraph" w:styleId="Legenda">
    <w:name w:val="caption"/>
    <w:basedOn w:val="Normal"/>
    <w:next w:val="Normal"/>
    <w:uiPriority w:val="35"/>
    <w:unhideWhenUsed/>
    <w:qFormat/>
    <w:rsid w:val="00E60633"/>
    <w:pPr>
      <w:spacing w:after="200" w:line="240" w:lineRule="auto"/>
    </w:pPr>
    <w:rPr>
      <w:i/>
      <w:iCs/>
      <w:color w:val="44546A" w:themeColor="text2"/>
      <w:sz w:val="18"/>
      <w:szCs w:val="18"/>
    </w:rPr>
  </w:style>
  <w:style w:type="character" w:styleId="Hyperlink">
    <w:name w:val="Hyperlink"/>
    <w:basedOn w:val="Fontepargpadro"/>
    <w:uiPriority w:val="99"/>
    <w:semiHidden/>
    <w:unhideWhenUsed/>
    <w:rsid w:val="001024EF"/>
    <w:rPr>
      <w:color w:val="0000FF"/>
      <w:u w:val="single"/>
    </w:rPr>
  </w:style>
  <w:style w:type="table" w:customStyle="1" w:styleId="NormalTable0">
    <w:name w:val="Normal Table0"/>
    <w:rsid w:val="00951618"/>
    <w:tblPr>
      <w:tblCellMar>
        <w:top w:w="0" w:type="dxa"/>
        <w:left w:w="0" w:type="dxa"/>
        <w:bottom w:w="0" w:type="dxa"/>
        <w:right w:w="0" w:type="dxa"/>
      </w:tblCellMar>
    </w:tblPr>
  </w:style>
  <w:style w:type="character" w:customStyle="1" w:styleId="TextodebaloChar">
    <w:name w:val="Texto de balão Char"/>
    <w:basedOn w:val="Fontepargpadro"/>
    <w:link w:val="Textodebalo"/>
    <w:uiPriority w:val="99"/>
    <w:semiHidden/>
    <w:rsid w:val="00E760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QrhNiD5Sn3s9ekYqIe7wO8oRAQ==">AMUW2mVKo4uPnnWK+sLmrku/w13Pv4EJND0Rx01Iy2aIAFxuBMQXxugZTVceZqGzLvlfPqbZ5BdV9pUMalcYe9ORyaIf6707fSlCLY/G5OUSv0PwMaZO+jd2lOfuSgbJCpasar4LNsWm</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3AA8B96D07D8148994222063F629C03" ma:contentTypeVersion="5" ma:contentTypeDescription="Create a new document." ma:contentTypeScope="" ma:versionID="aed1eca8cb8073d6ea3df461caae906c">
  <xsd:schema xmlns:xsd="http://www.w3.org/2001/XMLSchema" xmlns:xs="http://www.w3.org/2001/XMLSchema" xmlns:p="http://schemas.microsoft.com/office/2006/metadata/properties" xmlns:ns3="7842d31d-e864-4629-bf8e-207b5fb3a676" xmlns:ns4="32926e2c-f1fe-4500-adae-3fc8d8b4d91e" targetNamespace="http://schemas.microsoft.com/office/2006/metadata/properties" ma:root="true" ma:fieldsID="ce8dbb14bd0b3399a20f454cfaf50035" ns3:_="" ns4:_="">
    <xsd:import namespace="7842d31d-e864-4629-bf8e-207b5fb3a676"/>
    <xsd:import namespace="32926e2c-f1fe-4500-adae-3fc8d8b4d91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42d31d-e864-4629-bf8e-207b5fb3a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2926e2c-f1fe-4500-adae-3fc8d8b4d91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5F2073-1A47-4228-83E3-1B2C253613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527528-C3F7-4F4C-85A8-BDA0E7C0261E}">
  <ds:schemaRefs>
    <ds:schemaRef ds:uri="http://schemas.microsoft.com/sharepoint/v3/contenttype/forms"/>
  </ds:schemaRefs>
</ds:datastoreItem>
</file>

<file path=customXml/itemProps4.xml><?xml version="1.0" encoding="utf-8"?>
<ds:datastoreItem xmlns:ds="http://schemas.openxmlformats.org/officeDocument/2006/customXml" ds:itemID="{33B8C624-A4D0-42D1-8611-CA62BFBD38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42d31d-e864-4629-bf8e-207b5fb3a676"/>
    <ds:schemaRef ds:uri="32926e2c-f1fe-4500-adae-3fc8d8b4d9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1601</Words>
  <Characters>8647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Lisiane G da Silva</dc:creator>
  <cp:lastModifiedBy>Lisiane Gonçalves da Silva</cp:lastModifiedBy>
  <cp:revision>2</cp:revision>
  <cp:lastPrinted>2020-11-03T23:50:00Z</cp:lastPrinted>
  <dcterms:created xsi:type="dcterms:W3CDTF">2020-11-30T23:40:00Z</dcterms:created>
  <dcterms:modified xsi:type="dcterms:W3CDTF">2020-11-30T23:40:00Z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0x01010083AA8B96D07D8148994222063F629C03</vt:lpwstr>
  </property>
</Properties>
</file>